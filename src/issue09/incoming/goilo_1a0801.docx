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sz w:val="56"/>
          <w:szCs w:val="56"/>
        </w:rPr>
      </w:pPr>
    </w:p>
    <w:p>
      <w:pPr>
        <w:pStyle w:val="Body"/>
        <w:rPr>
          <w:rFonts w:ascii="Times New Roman" w:cs="Times New Roman" w:hAnsi="Times New Roman" w:eastAsia="Times New Roman"/>
          <w:sz w:val="56"/>
          <w:szCs w:val="56"/>
        </w:rPr>
      </w:pPr>
      <w:r>
        <w:rPr>
          <w:rFonts w:ascii="Times New Roman" w:hAnsi="Times New Roman"/>
          <w:sz w:val="56"/>
          <w:szCs w:val="56"/>
          <w:rtl w:val="0"/>
          <w:lang w:val="en-US"/>
        </w:rPr>
        <w:t>Tracing Caribbean Narratives at the Intersection of Language, Identity, and Social Media</w:t>
      </w:r>
    </w:p>
    <w:p>
      <w:pPr>
        <w:pStyle w:val="Body"/>
        <w:jc w:val="both"/>
        <w:rPr>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s-ES_tradnl"/>
          <w14:textFill>
            <w14:solidFill>
              <w14:srgbClr w14:val="000000"/>
            </w14:solidFill>
          </w14:textFill>
        </w:rPr>
        <w:t>Juan-Carlos M.E. Goilo</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p>
      <w:pPr>
        <w:pStyle w:val="Heading 2"/>
        <w:jc w:val="both"/>
        <w:rPr>
          <w:rFonts w:ascii="Times New Roman" w:cs="Times New Roman" w:hAnsi="Times New Roman" w:eastAsia="Times New Roman"/>
          <w:outline w:val="0"/>
          <w:color w:val="000000"/>
          <w:sz w:val="32"/>
          <w:szCs w:val="32"/>
          <w:u w:color="000000"/>
          <w14:textFill>
            <w14:solidFill>
              <w14:srgbClr w14:val="000000"/>
            </w14:solidFill>
          </w14:textFill>
        </w:rPr>
      </w:pPr>
      <w:r>
        <w:rPr>
          <w:rFonts w:ascii="Times New Roman" w:hAnsi="Times New Roman"/>
          <w:outline w:val="0"/>
          <w:color w:val="000000"/>
          <w:sz w:val="32"/>
          <w:szCs w:val="32"/>
          <w:u w:color="000000"/>
          <w:rtl w:val="0"/>
          <w:lang w:val="fr-FR"/>
          <w14:textFill>
            <w14:solidFill>
              <w14:srgbClr w14:val="000000"/>
            </w14:solidFill>
          </w14:textFill>
        </w:rPr>
        <w:t>Introduction</w:t>
      </w:r>
    </w:p>
    <w:p>
      <w:pPr>
        <w:pStyle w:val="Body"/>
        <w:spacing w:line="360" w:lineRule="auto"/>
        <w:jc w:val="both"/>
        <w:rPr>
          <w:rFonts w:ascii="Times New Roman" w:cs="Times New Roman" w:hAnsi="Times New Roman" w:eastAsia="Times New Roman"/>
          <w:shd w:val="clear" w:color="auto" w:fill="ffffff"/>
        </w:rPr>
      </w:pPr>
      <w:r>
        <w:rPr>
          <w:rFonts w:ascii="Times New Roman" w:hAnsi="Times New Roman"/>
          <w:outline w:val="0"/>
          <w:color w:val="000000"/>
          <w:u w:color="000000"/>
          <w:rtl w:val="0"/>
          <w:lang w:val="en-US"/>
          <w14:textFill>
            <w14:solidFill>
              <w14:srgbClr w14:val="000000"/>
            </w14:solidFill>
          </w14:textFill>
        </w:rPr>
        <w:t xml:space="preserve">Papiamentu, the </w:t>
      </w:r>
      <w:r>
        <w:rPr>
          <w:rFonts w:ascii="Times New Roman" w:hAnsi="Times New Roman"/>
          <w:rtl w:val="0"/>
        </w:rPr>
        <w:t>c</w:t>
      </w:r>
      <w:r>
        <w:rPr>
          <w:rFonts w:ascii="Times New Roman" w:hAnsi="Times New Roman"/>
          <w:outline w:val="0"/>
          <w:color w:val="000000"/>
          <w:u w:color="000000"/>
          <w:rtl w:val="0"/>
          <w:lang w:val="en-US"/>
          <w14:textFill>
            <w14:solidFill>
              <w14:srgbClr w14:val="000000"/>
            </w14:solidFill>
          </w14:textFill>
        </w:rPr>
        <w:t xml:space="preserve">reole language of the Dutch Caribbean, serves as a vital tool for </w:t>
      </w:r>
      <w:r>
        <w:rPr>
          <w:rFonts w:ascii="Times New Roman" w:hAnsi="Times New Roman"/>
          <w:rtl w:val="0"/>
          <w:lang w:val="en-US"/>
        </w:rPr>
        <w:t xml:space="preserve">its speakers to negotiate their </w:t>
      </w:r>
      <w:r>
        <w:rPr>
          <w:rFonts w:ascii="Times New Roman" w:hAnsi="Times New Roman"/>
          <w:outline w:val="0"/>
          <w:color w:val="000000"/>
          <w:u w:color="000000"/>
          <w:rtl w:val="0"/>
          <w:lang w:val="en-US"/>
          <w14:textFill>
            <w14:solidFill>
              <w14:srgbClr w14:val="000000"/>
            </w14:solidFill>
          </w14:textFill>
        </w:rPr>
        <w:t xml:space="preserve">cultural identity on social media. </w:t>
      </w:r>
      <w:r>
        <w:rPr>
          <w:rFonts w:ascii="Times New Roman" w:hAnsi="Times New Roman"/>
          <w:rtl w:val="0"/>
          <w:lang w:val="en-US"/>
        </w:rPr>
        <w:t>This article explores Papiamentu's historical entanglement with colonial narratives and how present-day Papiamentu speakers continue to reinvent the language through digital platforms, where traditional language use and expression intersect with new forms of identity construction.</w:t>
      </w:r>
      <w:r>
        <w:rPr>
          <w:rFonts w:ascii="Times New Roman" w:hAnsi="Times New Roman"/>
          <w:shd w:val="clear" w:color="auto" w:fill="ffffff"/>
          <w:rtl w:val="0"/>
          <w:lang w:val="en-US"/>
        </w:rPr>
        <w:t xml:space="preserve"> This article asks: How does Papiamentu's colonial legacy shape its contemporary online use? How do Caribbean artists leverage Papiamentu for decolonial and identity work on social media platforms? And how do linguistic dynamics in digital spaces reflect broader sociopolitical tensions?</w:t>
      </w:r>
    </w:p>
    <w:p>
      <w:pPr>
        <w:pStyle w:val="Body"/>
        <w:spacing w:line="360" w:lineRule="auto"/>
        <w:jc w:val="both"/>
        <w:rPr>
          <w:rFonts w:ascii="Times New Roman" w:cs="Times New Roman" w:hAnsi="Times New Roman" w:eastAsia="Times New Roman"/>
          <w:shd w:val="clear" w:color="auto" w:fill="ffffff"/>
        </w:rPr>
      </w:pPr>
    </w:p>
    <w:p>
      <w:pPr>
        <w:pStyle w:val="Body"/>
        <w:spacing w:line="360" w:lineRule="auto"/>
        <w:jc w:val="both"/>
        <w:rPr>
          <w:rStyle w:val="None"/>
          <w:rFonts w:ascii="Times New Roman" w:cs="Times New Roman" w:hAnsi="Times New Roman" w:eastAsia="Times New Roman"/>
        </w:rPr>
      </w:pPr>
      <w:r>
        <w:rPr>
          <w:rFonts w:ascii="Times New Roman" w:hAnsi="Times New Roman"/>
          <w:shd w:val="clear" w:color="auto" w:fill="ffffff"/>
          <w:rtl w:val="0"/>
          <w:lang w:val="en-US"/>
        </w:rPr>
        <w:t>This article represents a deepening analysis of the presence of creole languages online. It grows out of my ongoing work as a scholar and activist dedicated to defending and innovating Papiamentu and other creole languages via  the initiative I founded, the Future Language Innovation (FLI) platform.</w:t>
      </w:r>
      <w:r>
        <w:rPr>
          <w:rFonts w:ascii="Times New Roman" w:cs="Times New Roman" w:hAnsi="Times New Roman" w:eastAsia="Times New Roman"/>
          <w:shd w:val="clear" w:color="auto" w:fill="ffffff"/>
          <w:vertAlign w:val="superscript"/>
        </w:rPr>
        <w:footnoteReference w:id="1"/>
      </w:r>
      <w:r>
        <w:rPr>
          <w:rStyle w:val="None"/>
          <w:rFonts w:ascii="Times New Roman" w:hAnsi="Times New Roman"/>
          <w:shd w:val="clear" w:color="auto" w:fill="ffffff"/>
          <w:rtl w:val="0"/>
        </w:rPr>
        <w:t xml:space="preserve"> </w:t>
      </w:r>
      <w:r>
        <w:rPr>
          <w:rStyle w:val="None"/>
          <w:rFonts w:ascii="Times New Roman" w:hAnsi="Times New Roman"/>
          <w:rtl w:val="0"/>
          <w:lang w:val="en-US"/>
        </w:rPr>
        <w:t xml:space="preserve">By linking sociolinguistics to theories of agency and digital culture, I aim to understand how online content production reflects incremental empowerment within a broader history of creole-language advocacy. </w:t>
      </w:r>
      <w:r>
        <w:rPr>
          <w:rStyle w:val="None"/>
          <w:rFonts w:ascii="Times New Roman" w:hAnsi="Times New Roman"/>
          <w:shd w:val="clear" w:color="auto" w:fill="ffffff"/>
          <w:rtl w:val="0"/>
          <w:lang w:val="en-US"/>
        </w:rPr>
        <w:t xml:space="preserve">I conducted literature reviews, digital ethnography, and </w:t>
      </w:r>
      <w:r>
        <w:rPr>
          <w:rStyle w:val="None"/>
          <w:rFonts w:ascii="Times New Roman" w:hAnsi="Times New Roman"/>
          <w:rtl w:val="0"/>
          <w:lang w:val="en-US"/>
        </w:rPr>
        <w:t xml:space="preserve">content analysis of social media posts, interactions, and linguistic trends to understand Papiamentu usage and online cultural representation. </w:t>
      </w:r>
      <w:r>
        <w:rPr>
          <w:rStyle w:val="None"/>
          <w:rFonts w:ascii="Times New Roman" w:hAnsi="Times New Roman"/>
          <w:shd w:val="clear" w:color="auto" w:fill="ffffff"/>
          <w:rtl w:val="0"/>
          <w:lang w:val="en-US"/>
        </w:rPr>
        <w:t>I also conducted an in-depth semi-structured interview with former Papiamentu rapper and Cura</w:t>
      </w:r>
      <w:r>
        <w:rPr>
          <w:rStyle w:val="None"/>
          <w:rFonts w:ascii="Times New Roman" w:hAnsi="Times New Roman" w:hint="default"/>
          <w:shd w:val="clear" w:color="auto" w:fill="ffffff"/>
          <w:rtl w:val="0"/>
          <w:lang w:val="en-US"/>
        </w:rPr>
        <w:t>ç</w:t>
      </w:r>
      <w:r>
        <w:rPr>
          <w:rStyle w:val="None"/>
          <w:rFonts w:ascii="Times New Roman" w:hAnsi="Times New Roman"/>
          <w:shd w:val="clear" w:color="auto" w:fill="ffffff"/>
          <w:rtl w:val="0"/>
          <w:lang w:val="en-US"/>
        </w:rPr>
        <w:t xml:space="preserve">aoan-based social media influencer, </w:t>
      </w:r>
      <w:r>
        <w:rPr>
          <w:rStyle w:val="None"/>
          <w:rFonts w:ascii="Times New Roman" w:hAnsi="Times New Roman"/>
          <w:rtl w:val="0"/>
          <w:lang w:val="nl-NL"/>
        </w:rPr>
        <w:t>Gerald Lijde</w:t>
      </w:r>
      <w:r>
        <w:rPr>
          <w:rStyle w:val="None"/>
          <w:rFonts w:ascii="Times New Roman" w:hAnsi="Times New Roman"/>
          <w:shd w:val="clear" w:color="auto" w:fill="ffffff"/>
          <w:rtl w:val="0"/>
          <w:lang w:val="en-US"/>
        </w:rPr>
        <w:t>, who reflects critically on the role of Papiamentu in online discourse while remaining playful and accessible to broad audiences.</w:t>
      </w:r>
      <w:r>
        <w:rPr>
          <w:rStyle w:val="None"/>
          <w:rFonts w:ascii="Times New Roman" w:hAnsi="Times New Roman"/>
          <w:rtl w:val="0"/>
        </w:rPr>
        <w:t xml:space="preserve"> </w:t>
      </w:r>
      <w:r>
        <w:rPr>
          <w:rStyle w:val="None"/>
          <w:rFonts w:ascii="Times New Roman" w:hAnsi="Times New Roman"/>
          <w:outline w:val="0"/>
          <w:color w:val="000000"/>
          <w:u w:color="000000"/>
          <w:rtl w:val="0"/>
          <w:lang w:val="en-US"/>
          <w14:textFill>
            <w14:solidFill>
              <w14:srgbClr w14:val="000000"/>
            </w14:solidFill>
          </w14:textFill>
        </w:rPr>
        <w:t xml:space="preserve">By linking sociolinguistics to </w:t>
      </w:r>
      <w:r>
        <w:rPr>
          <w:rStyle w:val="None"/>
          <w:rFonts w:ascii="Times New Roman" w:hAnsi="Times New Roman"/>
          <w:rtl w:val="0"/>
          <w:lang w:val="en-US"/>
        </w:rPr>
        <w:t>theories of agency and digital culture</w:t>
      </w:r>
      <w:r>
        <w:rPr>
          <w:rStyle w:val="None"/>
          <w:rFonts w:ascii="Times New Roman" w:hAnsi="Times New Roman"/>
          <w:outline w:val="0"/>
          <w:color w:val="000000"/>
          <w:u w:color="000000"/>
          <w:rtl w:val="0"/>
          <w14:textFill>
            <w14:solidFill>
              <w14:srgbClr w14:val="000000"/>
            </w14:solidFill>
          </w14:textFill>
        </w:rPr>
        <w:t xml:space="preserve">, </w:t>
      </w:r>
      <w:r>
        <w:rPr>
          <w:rStyle w:val="None"/>
          <w:rFonts w:ascii="Times New Roman" w:hAnsi="Times New Roman"/>
          <w:rtl w:val="0"/>
          <w:lang w:val="en-US"/>
        </w:rPr>
        <w:t>I aim to understand</w:t>
      </w:r>
      <w:r>
        <w:rPr>
          <w:rStyle w:val="None"/>
          <w:rFonts w:ascii="Times New Roman" w:hAnsi="Times New Roman"/>
          <w:outline w:val="0"/>
          <w:color w:val="000000"/>
          <w:u w:color="000000"/>
          <w:rtl w:val="0"/>
          <w:lang w:val="en-US"/>
          <w14:textFill>
            <w14:solidFill>
              <w14:srgbClr w14:val="000000"/>
            </w14:solidFill>
          </w14:textFill>
        </w:rPr>
        <w:t xml:space="preserve"> how online content production reflects incremental empowerment within </w:t>
      </w:r>
      <w:r>
        <w:rPr>
          <w:rStyle w:val="None"/>
          <w:rFonts w:ascii="Times New Roman" w:hAnsi="Times New Roman"/>
          <w:rtl w:val="0"/>
          <w:lang w:val="en-US"/>
        </w:rPr>
        <w:t>the wider history of creole-language advocacy</w:t>
      </w:r>
      <w:r>
        <w:rPr>
          <w:rStyle w:val="None"/>
          <w:rFonts w:ascii="Times New Roman" w:hAnsi="Times New Roman"/>
          <w:outline w:val="0"/>
          <w:color w:val="000000"/>
          <w:u w:color="000000"/>
          <w:rtl w:val="0"/>
          <w14:textFill>
            <w14:solidFill>
              <w14:srgbClr w14:val="000000"/>
            </w14:solidFill>
          </w14:textFill>
        </w:rPr>
        <w:t>.</w:t>
      </w:r>
      <w:r>
        <w:rPr>
          <w:rStyle w:val="None"/>
          <w:rFonts w:ascii="Times New Roman" w:hAnsi="Times New Roman"/>
          <w:rtl w:val="0"/>
        </w:rPr>
        <w:t xml:space="preserve"> </w:t>
      </w:r>
    </w:p>
    <w:p>
      <w:pPr>
        <w:pStyle w:val="Body"/>
        <w:spacing w:line="360" w:lineRule="auto"/>
        <w:jc w:val="both"/>
        <w:rPr>
          <w:rStyle w:val="None"/>
          <w:rFonts w:ascii="Times New Roman" w:cs="Times New Roman" w:hAnsi="Times New Roman" w:eastAsia="Times New Roman"/>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The first section examines the sociolinguistic foundations of the Papiamentu-speaking community, including its connection to deep-rooted colonial ambivalence. The second section analyzes Papiamentu's complex role in contemporary social media. The third section focuses on Lijde's personal narrative, illustrating the construction of identity within the digital Papiamentu community. By linking broader linguistic and social media dynamics with individual experiences, the analysis illuminates the challenges of self-representation and informs the ongoing growth of the FLI-platform.</w:t>
      </w:r>
    </w:p>
    <w:p>
      <w:pPr>
        <w:pStyle w:val="Body"/>
        <w:spacing w:line="360" w:lineRule="auto"/>
        <w:jc w:val="both"/>
        <w:rPr>
          <w:rStyle w:val="None"/>
          <w:rFonts w:ascii="Times New Roman" w:cs="Times New Roman" w:hAnsi="Times New Roman" w:eastAsia="Times New Roman"/>
        </w:rPr>
      </w:pPr>
    </w:p>
    <w:p>
      <w:pPr>
        <w:pStyle w:val="Heading 2"/>
        <w:numPr>
          <w:ilvl w:val="0"/>
          <w:numId w:val="2"/>
        </w:numPr>
        <w:bidi w:val="0"/>
        <w:ind w:right="0"/>
        <w:jc w:val="both"/>
        <w:rPr>
          <w:rFonts w:ascii="Times New Roman" w:hAnsi="Times New Roman"/>
          <w:outline w:val="0"/>
          <w:color w:val="000000"/>
          <w:sz w:val="32"/>
          <w:szCs w:val="32"/>
          <w:rtl w:val="0"/>
          <w:lang w:val="en-US"/>
          <w14:textFill>
            <w14:solidFill>
              <w14:srgbClr w14:val="000000"/>
            </w14:solidFill>
          </w14:textFill>
        </w:rPr>
      </w:pPr>
      <w:r>
        <w:rPr>
          <w:rStyle w:val="None"/>
          <w:rFonts w:ascii="Times New Roman" w:hAnsi="Times New Roman"/>
          <w:outline w:val="0"/>
          <w:color w:val="000000"/>
          <w:sz w:val="32"/>
          <w:szCs w:val="32"/>
          <w:u w:color="000000"/>
          <w:rtl w:val="0"/>
          <w:lang w:val="en-US"/>
          <w14:textFill>
            <w14:solidFill>
              <w14:srgbClr w14:val="000000"/>
            </w14:solidFill>
          </w14:textFill>
        </w:rPr>
        <w:t xml:space="preserve"> Papiamentu's deep-rooted colonial ambivalence</w:t>
      </w:r>
    </w:p>
    <w:p>
      <w:pPr>
        <w:pStyle w:val="Body"/>
        <w:spacing w:line="360" w:lineRule="auto"/>
        <w:jc w:val="both"/>
        <w:rPr>
          <w:rStyle w:val="None"/>
          <w:rFonts w:ascii="Times New Roman" w:cs="Times New Roman" w:hAnsi="Times New Roman" w:eastAsia="Times New Roman"/>
          <w:shd w:val="clear" w:color="auto" w:fill="ffffff"/>
        </w:rPr>
      </w:pPr>
      <w:r>
        <w:rPr>
          <w:rStyle w:val="None"/>
          <w:rFonts w:ascii="Times New Roman" w:hAnsi="Times New Roman"/>
          <w:shd w:val="clear" w:color="auto" w:fill="ffffff"/>
          <w:rtl w:val="0"/>
          <w:lang w:val="en-US"/>
        </w:rPr>
        <w:t>For me, a Cura</w:t>
      </w:r>
      <w:r>
        <w:rPr>
          <w:rStyle w:val="None"/>
          <w:rFonts w:ascii="Times New Roman" w:hAnsi="Times New Roman" w:hint="default"/>
          <w:shd w:val="clear" w:color="auto" w:fill="ffffff"/>
          <w:rtl w:val="0"/>
          <w:lang w:val="en-US"/>
        </w:rPr>
        <w:t>ç</w:t>
      </w:r>
      <w:r>
        <w:rPr>
          <w:rStyle w:val="None"/>
          <w:rFonts w:ascii="Times New Roman" w:hAnsi="Times New Roman"/>
          <w:shd w:val="clear" w:color="auto" w:fill="ffffff"/>
          <w:rtl w:val="0"/>
          <w:lang w:val="en-US"/>
        </w:rPr>
        <w:t>ao-born, Papiamentu-speaking poet, playwright, and language rights activist who seamlessly code-switches between Papiamentu and other languages, the language feels like an embodied form of defiance.</w:t>
      </w:r>
      <w:r>
        <w:rPr>
          <w:rStyle w:val="None"/>
          <w:rFonts w:ascii="Times New Roman" w:cs="Times New Roman" w:hAnsi="Times New Roman" w:eastAsia="Times New Roman"/>
          <w:shd w:val="clear" w:color="auto" w:fill="ffffff"/>
          <w:vertAlign w:val="superscript"/>
        </w:rPr>
        <w:footnoteReference w:id="2"/>
      </w:r>
      <w:r>
        <w:rPr>
          <w:rStyle w:val="None"/>
          <w:rFonts w:ascii="Times New Roman" w:hAnsi="Times New Roman"/>
          <w:shd w:val="clear" w:color="auto" w:fill="ffffff"/>
          <w:rtl w:val="0"/>
        </w:rPr>
        <w:t xml:space="preserve"> </w:t>
      </w:r>
      <w:r>
        <w:rPr>
          <w:rStyle w:val="None"/>
          <w:rFonts w:ascii="Times New Roman" w:hAnsi="Times New Roman"/>
          <w:rtl w:val="0"/>
          <w:lang w:val="en-US"/>
        </w:rPr>
        <w:t xml:space="preserve">Papiamentu speakers often foreground the language as </w:t>
      </w:r>
      <w:ins w:id="0" w:date="2026-05-30T17:30:15Z" w:author="Editor">
        <w:r>
          <w:rPr>
            <w:rStyle w:val="None"/>
            <w:rFonts w:ascii="Times New Roman" w:hAnsi="Times New Roman"/>
            <w:rtl w:val="0"/>
            <w:lang w:val="en-US"/>
          </w:rPr>
          <w:t>l</w:t>
        </w:r>
      </w:ins>
      <w:del w:id="1" w:date="2026-05-30T17:30:14Z" w:author="Editor">
        <w:r>
          <w:rPr>
            <w:rStyle w:val="None"/>
            <w:rFonts w:ascii="Times New Roman" w:hAnsi="Times New Roman"/>
            <w:i w:val="1"/>
            <w:iCs w:val="1"/>
            <w:rtl w:val="0"/>
          </w:rPr>
          <w:delText>L</w:delText>
        </w:r>
      </w:del>
      <w:r>
        <w:rPr>
          <w:rStyle w:val="None"/>
          <w:rFonts w:ascii="Times New Roman" w:hAnsi="Times New Roman"/>
          <w:i w:val="1"/>
          <w:iCs w:val="1"/>
          <w:rtl w:val="0"/>
          <w:lang w:val="it-IT"/>
        </w:rPr>
        <w:t xml:space="preserve">ingua </w:t>
      </w:r>
      <w:ins w:id="2" w:date="2026-05-30T17:30:20Z" w:author="Editor">
        <w:r>
          <w:rPr>
            <w:rStyle w:val="None"/>
            <w:rFonts w:ascii="Times New Roman" w:hAnsi="Times New Roman"/>
            <w:i w:val="1"/>
            <w:iCs w:val="1"/>
            <w:rtl w:val="0"/>
            <w:lang w:val="en-US"/>
          </w:rPr>
          <w:t>f</w:t>
        </w:r>
      </w:ins>
      <w:del w:id="3" w:date="2026-05-30T17:30:19Z" w:author="Editor">
        <w:r>
          <w:rPr>
            <w:rStyle w:val="None"/>
            <w:rFonts w:ascii="Times New Roman" w:hAnsi="Times New Roman"/>
            <w:i w:val="1"/>
            <w:iCs w:val="1"/>
            <w:rtl w:val="0"/>
          </w:rPr>
          <w:delText>F</w:delText>
        </w:r>
      </w:del>
      <w:r>
        <w:rPr>
          <w:rStyle w:val="None"/>
          <w:rFonts w:ascii="Times New Roman" w:hAnsi="Times New Roman"/>
          <w:i w:val="1"/>
          <w:iCs w:val="1"/>
          <w:rtl w:val="0"/>
          <w:lang w:val="it-IT"/>
        </w:rPr>
        <w:t>ranca</w:t>
      </w:r>
      <w:r>
        <w:rPr>
          <w:rStyle w:val="None"/>
          <w:rFonts w:ascii="Times New Roman" w:hAnsi="Times New Roman"/>
          <w:rtl w:val="0"/>
          <w:lang w:val="en-US"/>
        </w:rPr>
        <w:t>. Speakers of African languages,</w:t>
      </w:r>
      <w:r>
        <w:rPr>
          <w:rStyle w:val="None"/>
          <w:rFonts w:ascii="Times New Roman" w:cs="Times New Roman" w:hAnsi="Times New Roman" w:eastAsia="Times New Roman"/>
          <w:vertAlign w:val="superscript"/>
        </w:rPr>
        <w:footnoteReference w:id="3"/>
      </w:r>
      <w:r>
        <w:rPr>
          <w:rStyle w:val="None"/>
          <w:rFonts w:ascii="Times New Roman" w:hAnsi="Times New Roman"/>
          <w:rtl w:val="0"/>
          <w:lang w:val="en-US"/>
        </w:rPr>
        <w:t xml:space="preserve"> Upper Guinea Creole, Ibero-Romance languages, and Dutch</w:t>
      </w:r>
      <w:r>
        <w:rPr>
          <w:rStyle w:val="None"/>
          <w:rFonts w:ascii="Times New Roman" w:cs="Times New Roman" w:hAnsi="Times New Roman" w:eastAsia="Times New Roman"/>
          <w:vertAlign w:val="superscript"/>
        </w:rPr>
        <w:footnoteReference w:id="4"/>
      </w:r>
      <w:r>
        <w:rPr>
          <w:rStyle w:val="None"/>
          <w:rFonts w:ascii="Times New Roman" w:hAnsi="Times New Roman"/>
          <w:rtl w:val="0"/>
          <w:lang w:val="en-US"/>
        </w:rPr>
        <w:t xml:space="preserve"> took part in the language's development. In other words, while all languages are created by fusion and contact, Papiamentu speakers valorize the very creoleness of our language. By creolizing digital culture</w:t>
      </w:r>
      <w:r>
        <w:rPr>
          <w:rStyle w:val="None"/>
          <w:rFonts w:ascii="Times New Roman" w:hAnsi="Times New Roman" w:hint="default"/>
          <w:rtl w:val="0"/>
          <w:lang w:val="en-US"/>
        </w:rPr>
        <w:t>—</w:t>
      </w:r>
      <w:r>
        <w:rPr>
          <w:rStyle w:val="None"/>
          <w:rFonts w:ascii="Times New Roman" w:hAnsi="Times New Roman"/>
          <w:rtl w:val="0"/>
          <w:lang w:val="en-US"/>
        </w:rPr>
        <w:t>infusing it with the 'and-and' model of contact and exchange</w:t>
      </w:r>
      <w:r>
        <w:rPr>
          <w:rStyle w:val="None"/>
          <w:rFonts w:ascii="Times New Roman" w:cs="Times New Roman" w:hAnsi="Times New Roman" w:eastAsia="Times New Roman"/>
          <w:vertAlign w:val="superscript"/>
        </w:rPr>
        <w:footnoteReference w:id="5"/>
      </w:r>
      <w:r>
        <w:rPr>
          <w:rStyle w:val="None"/>
          <w:rFonts w:ascii="Times New Roman" w:hAnsi="Times New Roman" w:hint="default"/>
          <w:rtl w:val="0"/>
          <w:lang w:val="en-US"/>
        </w:rPr>
        <w:t>—</w:t>
      </w:r>
      <w:r>
        <w:rPr>
          <w:rStyle w:val="None"/>
          <w:rFonts w:ascii="Times New Roman" w:hAnsi="Times New Roman"/>
          <w:rtl w:val="0"/>
          <w:lang w:val="en-US"/>
        </w:rPr>
        <w:t>the FLI platform challenges the monolingual hegemony of big tech,</w:t>
      </w:r>
      <w:r>
        <w:rPr>
          <w:rStyle w:val="None"/>
          <w:rFonts w:ascii="Arial" w:cs="Arial" w:hAnsi="Arial" w:eastAsia="Arial"/>
          <w:sz w:val="22"/>
          <w:szCs w:val="22"/>
          <w:vertAlign w:val="superscript"/>
        </w:rPr>
        <w:footnoteReference w:id="6"/>
      </w:r>
      <w:r>
        <w:rPr>
          <w:rStyle w:val="None"/>
          <w:rFonts w:ascii="Times New Roman" w:hAnsi="Times New Roman"/>
          <w:rtl w:val="0"/>
          <w:lang w:val="en-US"/>
        </w:rPr>
        <w:t xml:space="preserve"> aligning with Ponzanesi's vision that transnational communities use digital tools like social media and messaging apps</w:t>
      </w:r>
      <w:r>
        <w:rPr>
          <w:rStyle w:val="None"/>
          <w:rFonts w:ascii="Times New Roman" w:cs="Times New Roman" w:hAnsi="Times New Roman" w:eastAsia="Times New Roman"/>
          <w:vertAlign w:val="superscript"/>
        </w:rPr>
        <w:footnoteReference w:id="7"/>
      </w:r>
      <w:r>
        <w:rPr>
          <w:rStyle w:val="None"/>
          <w:rFonts w:ascii="Times New Roman" w:hAnsi="Times New Roman"/>
          <w:rtl w:val="0"/>
          <w:lang w:val="en-US"/>
        </w:rPr>
        <w:t xml:space="preserve"> to connect emotionally and culturally with others from their home countries or similar backgrounds. These digital connections are not only about sharing information but also about creating feelings of belonging, solidarity, and support across distance and diaspora. It is this ambivalence between so-called "pure cultures" and creolized cultures that FLI is in conversation with.</w:t>
      </w:r>
    </w:p>
    <w:p>
      <w:pPr>
        <w:pStyle w:val="Body"/>
        <w:spacing w:line="360" w:lineRule="auto"/>
        <w:jc w:val="both"/>
        <w:rPr>
          <w:rStyle w:val="None"/>
          <w:rFonts w:ascii="Times New Roman" w:cs="Times New Roman" w:hAnsi="Times New Roman" w:eastAsia="Times New Roman"/>
          <w:shd w:val="clear" w:color="auto" w:fill="ffffff"/>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shd w:val="clear" w:color="auto" w:fill="ffffff"/>
          <w:rtl w:val="0"/>
          <w:lang w:val="en-US"/>
        </w:rPr>
        <w:t xml:space="preserve">Every time I speak my native language, Papiamentu, it hits me with this double-edged vibe, like a warm hug from home that also stings with the weight of its history. However, it emerged in the 18th century </w:t>
      </w:r>
      <w:r>
        <w:rPr>
          <w:rStyle w:val="None"/>
          <w:rFonts w:ascii="Times New Roman" w:hAnsi="Times New Roman"/>
          <w:rtl w:val="0"/>
          <w:lang w:val="en-US"/>
        </w:rPr>
        <w:t xml:space="preserve">as the </w:t>
      </w:r>
      <w:r>
        <w:rPr>
          <w:rStyle w:val="None"/>
          <w:rFonts w:ascii="Times New Roman" w:hAnsi="Times New Roman"/>
          <w:i w:val="1"/>
          <w:iCs w:val="1"/>
          <w:rtl w:val="0"/>
          <w:lang w:val="it-IT"/>
        </w:rPr>
        <w:t>lingua franca</w:t>
      </w:r>
      <w:r>
        <w:rPr>
          <w:rStyle w:val="None"/>
          <w:rFonts w:ascii="Times New Roman" w:hAnsi="Times New Roman"/>
          <w:shd w:val="clear" w:color="auto" w:fill="ffffff"/>
          <w:rtl w:val="0"/>
          <w:lang w:val="en-US"/>
        </w:rPr>
        <w:t xml:space="preserve"> of Cura</w:t>
      </w:r>
      <w:r>
        <w:rPr>
          <w:rStyle w:val="None"/>
          <w:rFonts w:ascii="Times New Roman" w:hAnsi="Times New Roman" w:hint="default"/>
          <w:shd w:val="clear" w:color="auto" w:fill="ffffff"/>
          <w:rtl w:val="0"/>
          <w:lang w:val="en-US"/>
        </w:rPr>
        <w:t>ç</w:t>
      </w:r>
      <w:r>
        <w:rPr>
          <w:rStyle w:val="None"/>
          <w:rFonts w:ascii="Times New Roman" w:hAnsi="Times New Roman"/>
          <w:shd w:val="clear" w:color="auto" w:fill="ffffff"/>
          <w:rtl w:val="0"/>
          <w:lang w:val="en-US"/>
        </w:rPr>
        <w:t>ao's bustling ports</w:t>
      </w:r>
      <w:r>
        <w:rPr>
          <w:rStyle w:val="None"/>
          <w:rFonts w:ascii="Times New Roman" w:hAnsi="Times New Roman"/>
          <w:rtl w:val="0"/>
          <w:lang w:val="en-US"/>
        </w:rPr>
        <w:t>; its development dates back to the 17</w:t>
      </w:r>
      <w:r>
        <w:rPr>
          <w:rStyle w:val="None"/>
          <w:rFonts w:ascii="Times New Roman" w:hAnsi="Times New Roman"/>
          <w:vertAlign w:val="superscript"/>
          <w:rtl w:val="0"/>
          <w:lang w:val="en-US"/>
        </w:rPr>
        <w:t>th</w:t>
      </w:r>
      <w:r>
        <w:rPr>
          <w:rStyle w:val="None"/>
          <w:rFonts w:ascii="Times New Roman" w:hAnsi="Times New Roman"/>
          <w:rtl w:val="0"/>
          <w:lang w:val="en-US"/>
        </w:rPr>
        <w:t xml:space="preserve"> century. Like creoles across the Caribbean, it emerged from complex social arrangements: in this case, between an undocumented diversity of indigenous Arawak clans, enslaved or free West Africans, Sephardic Jewish merchants, Dutch European imperialists, and every form of in-between identity construction.</w:t>
      </w:r>
      <w:r>
        <w:rPr>
          <w:rStyle w:val="None"/>
          <w:rFonts w:ascii="Times New Roman" w:hAnsi="Times New Roman"/>
          <w:vertAlign w:val="superscript"/>
          <w:rtl w:val="0"/>
        </w:rPr>
        <w:t xml:space="preserve"> </w:t>
      </w:r>
      <w:r>
        <w:rPr>
          <w:rStyle w:val="None"/>
          <w:rFonts w:ascii="Times New Roman" w:hAnsi="Times New Roman"/>
          <w:rtl w:val="0"/>
          <w:lang w:val="en-US"/>
        </w:rPr>
        <w:t>Early evidence links its formation to the editability and adaptability of Cura</w:t>
      </w:r>
      <w:r>
        <w:rPr>
          <w:rStyle w:val="None"/>
          <w:rFonts w:ascii="Times New Roman" w:hAnsi="Times New Roman" w:hint="default"/>
          <w:rtl w:val="0"/>
          <w:lang w:val="en-US"/>
        </w:rPr>
        <w:t>ç</w:t>
      </w:r>
      <w:r>
        <w:rPr>
          <w:rStyle w:val="None"/>
          <w:rFonts w:ascii="Times New Roman" w:hAnsi="Times New Roman"/>
          <w:rtl w:val="0"/>
          <w:lang w:val="en-US"/>
        </w:rPr>
        <w:t>ao at that historical moment, a place where people found freedom and also partook in contraband at the edge of judicial clarity.</w:t>
      </w:r>
      <w:r>
        <w:rPr>
          <w:rStyle w:val="None"/>
          <w:rFonts w:ascii="Times New Roman" w:cs="Times New Roman" w:hAnsi="Times New Roman" w:eastAsia="Times New Roman"/>
          <w:vertAlign w:val="superscript"/>
        </w:rPr>
        <w:footnoteReference w:id="8"/>
      </w:r>
      <w:r>
        <w:rPr>
          <w:rStyle w:val="None"/>
          <w:rFonts w:ascii="Times New Roman" w:hAnsi="Times New Roman"/>
          <w:rtl w:val="0"/>
        </w:rPr>
        <w:t xml:space="preserve"> </w:t>
      </w:r>
    </w:p>
    <w:p>
      <w:pPr>
        <w:pStyle w:val="Body"/>
        <w:spacing w:line="360" w:lineRule="auto"/>
        <w:jc w:val="both"/>
        <w:rPr>
          <w:rStyle w:val="None"/>
          <w:rFonts w:ascii="Times New Roman" w:cs="Times New Roman" w:hAnsi="Times New Roman" w:eastAsia="Times New Roman"/>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Traces of Papiamentu in the archives not only reveal dynamics of class, race, and communication, but also richly narrate intimate lived experiences full of social and familiar affection, of love, caregiving roles, and moral instruction.</w:t>
      </w:r>
      <w:r>
        <w:rPr>
          <w:rStyle w:val="None"/>
          <w:rFonts w:ascii="Times New Roman" w:cs="Times New Roman" w:hAnsi="Times New Roman" w:eastAsia="Times New Roman"/>
          <w:vertAlign w:val="superscript"/>
        </w:rPr>
        <w:footnoteReference w:id="9"/>
      </w:r>
      <w:r>
        <w:rPr>
          <w:rStyle w:val="None"/>
          <w:rFonts w:ascii="Times New Roman" w:hAnsi="Times New Roman"/>
          <w:rtl w:val="0"/>
          <w:lang w:val="en-US"/>
        </w:rPr>
        <w:t xml:space="preserve"> The language</w:t>
      </w:r>
      <w:r>
        <w:rPr>
          <w:rStyle w:val="None"/>
          <w:rFonts w:ascii="Times New Roman" w:hAnsi="Times New Roman" w:hint="default"/>
          <w:rtl w:val="0"/>
          <w:lang w:val="en-US"/>
        </w:rPr>
        <w:t>’</w:t>
      </w:r>
      <w:r>
        <w:rPr>
          <w:rStyle w:val="None"/>
          <w:rFonts w:ascii="Times New Roman" w:hAnsi="Times New Roman"/>
          <w:rtl w:val="0"/>
          <w:lang w:val="en-US"/>
        </w:rPr>
        <w:t>s colonial ambivalence pulses through its history, a defiant thread stitching the Caribbean, Americas, and Europe</w:t>
      </w:r>
      <w:r>
        <w:rPr>
          <w:rStyle w:val="None"/>
          <w:rFonts w:ascii="Times New Roman" w:hAnsi="Times New Roman" w:hint="default"/>
          <w:rtl w:val="0"/>
          <w:lang w:val="en-US"/>
        </w:rPr>
        <w:t>—</w:t>
      </w:r>
      <w:r>
        <w:rPr>
          <w:rStyle w:val="None"/>
          <w:rFonts w:ascii="Times New Roman" w:hAnsi="Times New Roman"/>
          <w:rtl w:val="0"/>
          <w:lang w:val="en-US"/>
        </w:rPr>
        <w:t>where enslaved yayas</w:t>
      </w:r>
      <w:r>
        <w:rPr>
          <w:rStyle w:val="None"/>
          <w:rFonts w:ascii="Times New Roman" w:hAnsi="Times New Roman"/>
          <w:i w:val="1"/>
          <w:iCs w:val="1"/>
          <w:rtl w:val="0"/>
        </w:rPr>
        <w:t xml:space="preserve"> </w:t>
      </w:r>
      <w:r>
        <w:rPr>
          <w:rStyle w:val="None"/>
          <w:rFonts w:ascii="Times New Roman" w:hAnsi="Times New Roman"/>
          <w:rtl w:val="0"/>
          <w:lang w:val="en-US"/>
        </w:rPr>
        <w:t>(enslaved nursemaids) whispered cosmological secrets to the children of the shons (enslavers), turning the tongue of survival into the master's unwitting inheritance through e.g., the folklore of trickster god Compa Nanzi (Anansi).</w:t>
      </w:r>
      <w:r>
        <w:rPr>
          <w:rStyle w:val="None"/>
          <w:rFonts w:ascii="Times New Roman" w:cs="Times New Roman" w:hAnsi="Times New Roman" w:eastAsia="Times New Roman"/>
          <w:vertAlign w:val="superscript"/>
        </w:rPr>
        <w:footnoteReference w:id="10"/>
      </w:r>
      <w:r>
        <w:rPr>
          <w:rStyle w:val="None"/>
          <w:rFonts w:ascii="Times New Roman" w:hAnsi="Times New Roman"/>
          <w:rtl w:val="0"/>
          <w:lang w:val="en-US"/>
        </w:rPr>
        <w:t xml:space="preserve"> The oldest known written record in Papiamentu is a secret love letter from 1775, written by Abraham de David de Costa Andrade to his lover Sara de Isaac Pardo Vaz Farro.</w:t>
      </w:r>
      <w:r>
        <w:rPr>
          <w:rStyle w:val="None"/>
          <w:rFonts w:ascii="Times New Roman" w:cs="Times New Roman" w:hAnsi="Times New Roman" w:eastAsia="Times New Roman"/>
          <w:vertAlign w:val="superscript"/>
        </w:rPr>
        <w:footnoteReference w:id="11"/>
      </w:r>
      <w:r>
        <w:rPr>
          <w:rStyle w:val="None"/>
          <w:rFonts w:ascii="Times New Roman" w:hAnsi="Times New Roman"/>
          <w:rtl w:val="0"/>
          <w:lang w:val="en-US"/>
        </w:rPr>
        <w:t xml:space="preserve"> Sara's lawfully wedded husband would later use this secret love letter to shame them out of the Sephardic Jewish community and in the colonial court as proof of adultery. There is also a letter from 1783, written by Anna Charje on behalf of her infant, Jantje, to her husband, Dirk Schermer, in Rotterdam,</w:t>
      </w:r>
      <w:r>
        <w:rPr>
          <w:rStyle w:val="None"/>
          <w:rFonts w:ascii="Times New Roman" w:cs="Times New Roman" w:hAnsi="Times New Roman" w:eastAsia="Times New Roman"/>
          <w:vertAlign w:val="superscript"/>
        </w:rPr>
        <w:footnoteReference w:id="12"/>
      </w:r>
      <w:r>
        <w:rPr>
          <w:rStyle w:val="None"/>
          <w:rFonts w:ascii="Times New Roman" w:hAnsi="Times New Roman"/>
          <w:rtl w:val="0"/>
          <w:lang w:val="en-US"/>
        </w:rPr>
        <w:t xml:space="preserve">  These two documents show that, although Dutch authorities dismissed Papiamentu as "negro talk</w:t>
      </w:r>
      <w:ins w:id="4" w:date="2026-05-30T21:16:55Z" w:author="Editor">
        <w:r>
          <w:rPr>
            <w:rStyle w:val="None"/>
            <w:rFonts w:ascii="Times New Roman" w:hAnsi="Times New Roman"/>
            <w:rtl w:val="0"/>
            <w:lang w:val="en-US"/>
          </w:rPr>
          <w:t>,</w:t>
        </w:r>
      </w:ins>
      <w:ins w:id="5" w:date="2026-05-30T21:16:55Z" w:author="Editor">
        <w:r>
          <w:rPr>
            <w:rStyle w:val="None"/>
            <w:rFonts w:ascii="Times New Roman" w:hAnsi="Times New Roman" w:hint="default"/>
            <w:rtl w:val="0"/>
            <w:lang w:val="en-US"/>
          </w:rPr>
          <w:t>”</w:t>
        </w:r>
      </w:ins>
      <w:del w:id="6" w:date="2026-05-30T21:16:58Z" w:author="Editor">
        <w:r>
          <w:rPr>
            <w:rStyle w:val="None"/>
            <w:rFonts w:ascii="Times New Roman" w:hAnsi="Times New Roman"/>
            <w:rtl w:val="0"/>
          </w:rPr>
          <w:delText>,</w:delText>
        </w:r>
      </w:del>
      <w:r>
        <w:rPr>
          <w:rStyle w:val="None"/>
          <w:rFonts w:ascii="Times New Roman" w:hAnsi="Times New Roman"/>
          <w:rtl w:val="0"/>
          <w:lang w:val="en-US"/>
        </w:rPr>
        <w:t xml:space="preserve"> people of Sephardic Jewish and Dutch descent used the language to express connection and affection.</w:t>
      </w:r>
      <w:r>
        <w:rPr>
          <w:rStyle w:val="None"/>
          <w:rFonts w:ascii="Times New Roman" w:cs="Times New Roman" w:hAnsi="Times New Roman" w:eastAsia="Times New Roman"/>
          <w:vertAlign w:val="superscript"/>
        </w:rPr>
        <w:footnoteReference w:id="13"/>
      </w:r>
      <w:r>
        <w:rPr>
          <w:rStyle w:val="None"/>
          <w:rFonts w:ascii="Times New Roman" w:hAnsi="Times New Roman"/>
          <w:rtl w:val="0"/>
        </w:rPr>
        <w:t xml:space="preserve"> </w:t>
      </w:r>
    </w:p>
    <w:p>
      <w:pPr>
        <w:pStyle w:val="Body"/>
        <w:rPr>
          <w:rStyle w:val="None"/>
          <w:rFonts w:ascii="Times New Roman" w:cs="Times New Roman" w:hAnsi="Times New Roman" w:eastAsia="Times New Roman"/>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outline w:val="0"/>
          <w:color w:val="000000"/>
          <w:u w:color="000000"/>
          <w:rtl w:val="0"/>
          <w:lang w:val="en-US"/>
          <w14:textFill>
            <w14:solidFill>
              <w14:srgbClr w14:val="000000"/>
            </w14:solidFill>
          </w14:textFill>
        </w:rPr>
        <w:t xml:space="preserve">Colonial authorities </w:t>
      </w:r>
      <w:r>
        <w:rPr>
          <w:rStyle w:val="None"/>
          <w:rFonts w:ascii="Times New Roman" w:hAnsi="Times New Roman"/>
          <w:rtl w:val="0"/>
          <w:lang w:val="en-US"/>
        </w:rPr>
        <w:t>marginalized</w:t>
      </w:r>
      <w:r>
        <w:rPr>
          <w:rStyle w:val="None"/>
          <w:rFonts w:ascii="Times New Roman" w:hAnsi="Times New Roman"/>
          <w:outline w:val="0"/>
          <w:color w:val="000000"/>
          <w:u w:color="000000"/>
          <w:rtl w:val="0"/>
          <w:lang w:val="en-US"/>
          <w14:textFill>
            <w14:solidFill>
              <w14:srgbClr w14:val="000000"/>
            </w14:solidFill>
          </w14:textFill>
        </w:rPr>
        <w:t xml:space="preserve"> Papiamentu by associating creolization with the subversion of the r</w:t>
      </w:r>
      <w:r>
        <w:rPr>
          <w:rStyle w:val="None"/>
          <w:rFonts w:ascii="Times New Roman" w:hAnsi="Times New Roman"/>
          <w:rtl w:val="0"/>
          <w:lang w:val="en-US"/>
        </w:rPr>
        <w:t>ule of law and puritanical Christian beliefs</w:t>
      </w:r>
      <w:r>
        <w:rPr>
          <w:rStyle w:val="None"/>
          <w:rFonts w:ascii="Times New Roman" w:hAnsi="Times New Roman"/>
          <w:outline w:val="0"/>
          <w:color w:val="000000"/>
          <w:u w:color="000000"/>
          <w:rtl w:val="0"/>
          <w14:textFill>
            <w14:solidFill>
              <w14:srgbClr w14:val="000000"/>
            </w14:solidFill>
          </w14:textFill>
        </w:rPr>
        <w:t>.</w:t>
      </w:r>
      <w:r>
        <w:rPr>
          <w:rStyle w:val="None"/>
          <w:rFonts w:ascii="Times New Roman" w:cs="Times New Roman" w:hAnsi="Times New Roman" w:eastAsia="Times New Roman"/>
          <w:vertAlign w:val="superscript"/>
        </w:rPr>
        <w:footnoteReference w:id="14"/>
      </w:r>
      <w:r>
        <w:rPr>
          <w:rStyle w:val="None"/>
          <w:rFonts w:ascii="Times New Roman" w:hAnsi="Times New Roman"/>
          <w:outline w:val="0"/>
          <w:color w:val="000000"/>
          <w:u w:color="000000"/>
          <w:rtl w:val="0"/>
          <w:lang w:val="en-US"/>
          <w14:textFill>
            <w14:solidFill>
              <w14:srgbClr w14:val="000000"/>
            </w14:solidFill>
          </w14:textFill>
        </w:rPr>
        <w:t xml:space="preserve"> In 1819, the teacher Gerrit van Paddenburgh </w:t>
      </w:r>
      <w:r>
        <w:rPr>
          <w:rStyle w:val="None"/>
          <w:rFonts w:ascii="Times New Roman" w:hAnsi="Times New Roman"/>
          <w:rtl w:val="0"/>
          <w:lang w:val="de-DE"/>
        </w:rPr>
        <w:t>described it as a noisy babble corrupting Spanish and Dutch, dismissing its emerging structure and richness.</w:t>
      </w:r>
      <w:r>
        <w:rPr>
          <w:rStyle w:val="None"/>
          <w:rFonts w:ascii="Times New Roman" w:cs="Times New Roman" w:hAnsi="Times New Roman" w:eastAsia="Times New Roman"/>
          <w:vertAlign w:val="superscript"/>
        </w:rPr>
        <w:footnoteReference w:id="15"/>
      </w:r>
      <w:r>
        <w:rPr>
          <w:rStyle w:val="None"/>
          <w:rFonts w:ascii="Times New Roman" w:hAnsi="Times New Roman"/>
          <w:rtl w:val="0"/>
          <w:lang w:val="en-US"/>
        </w:rPr>
        <w:t xml:space="preserve"> Yet, by 1833, Roman Catholic missionaries, led by Bishop M.J. Niewindt, embraced Papiamentu in Catacismo Catolico, scripting Christian faith into the vernacular of the marginalized, countering Protestantism's exclusivity for white Dutch elites.</w:t>
      </w:r>
      <w:r>
        <w:rPr>
          <w:rStyle w:val="None"/>
          <w:rFonts w:ascii="Times New Roman" w:cs="Times New Roman" w:hAnsi="Times New Roman" w:eastAsia="Times New Roman"/>
          <w:vertAlign w:val="superscript"/>
        </w:rPr>
        <w:footnoteReference w:id="16"/>
      </w:r>
      <w:r>
        <w:rPr>
          <w:rStyle w:val="None"/>
          <w:rFonts w:ascii="Times New Roman" w:hAnsi="Times New Roman"/>
          <w:outline w:val="0"/>
          <w:color w:val="000000"/>
          <w:u w:color="000000"/>
          <w:rtl w:val="0"/>
          <w14:textFill>
            <w14:solidFill>
              <w14:srgbClr w14:val="000000"/>
            </w14:solidFill>
          </w14:textFill>
        </w:rPr>
        <w:t xml:space="preserve"> </w:t>
      </w:r>
      <w:r>
        <w:rPr>
          <w:rStyle w:val="None"/>
          <w:rFonts w:ascii="Times New Roman" w:hAnsi="Times New Roman"/>
          <w:rtl w:val="0"/>
          <w:lang w:val="en-US"/>
        </w:rPr>
        <w:t>Papiamentu became a medium of domestic and communal exchange, both oral and written, sustaining Indigenous names for flora and fauna, resisting erasure</w:t>
      </w:r>
      <w:r>
        <w:rPr>
          <w:rStyle w:val="None"/>
          <w:rFonts w:ascii="Times New Roman" w:hAnsi="Times New Roman"/>
          <w:outline w:val="0"/>
          <w:color w:val="000000"/>
          <w:u w:color="000000"/>
          <w:rtl w:val="0"/>
          <w14:textFill>
            <w14:solidFill>
              <w14:srgbClr w14:val="000000"/>
            </w14:solidFill>
          </w14:textFill>
        </w:rPr>
        <w:t>.</w:t>
      </w:r>
      <w:r>
        <w:rPr>
          <w:rStyle w:val="None"/>
          <w:rFonts w:ascii="Times New Roman" w:cs="Times New Roman" w:hAnsi="Times New Roman" w:eastAsia="Times New Roman"/>
          <w:vertAlign w:val="superscript"/>
        </w:rPr>
        <w:footnoteReference w:id="17"/>
      </w:r>
      <w:r>
        <w:rPr>
          <w:rStyle w:val="None"/>
          <w:rFonts w:ascii="Times New Roman" w:hAnsi="Times New Roman"/>
          <w:outline w:val="0"/>
          <w:color w:val="000000"/>
          <w:u w:color="000000"/>
          <w:rtl w:val="0"/>
          <w:lang w:val="en-US"/>
          <w14:textFill>
            <w14:solidFill>
              <w14:srgbClr w14:val="000000"/>
            </w14:solidFill>
          </w14:textFill>
        </w:rPr>
        <w:t xml:space="preserve"> By 1871, Cura</w:t>
      </w:r>
      <w:r>
        <w:rPr>
          <w:rStyle w:val="None"/>
          <w:rFonts w:ascii="Times New Roman" w:hAnsi="Times New Roman" w:hint="default"/>
          <w:outline w:val="0"/>
          <w:color w:val="000000"/>
          <w:u w:color="000000"/>
          <w:rtl w:val="0"/>
          <w:lang w:val="en-US"/>
          <w14:textFill>
            <w14:solidFill>
              <w14:srgbClr w14:val="000000"/>
            </w14:solidFill>
          </w14:textFill>
        </w:rPr>
        <w:t>ç</w:t>
      </w:r>
      <w:r>
        <w:rPr>
          <w:rStyle w:val="None"/>
          <w:rFonts w:ascii="Times New Roman" w:hAnsi="Times New Roman"/>
          <w:outline w:val="0"/>
          <w:color w:val="000000"/>
          <w:u w:color="000000"/>
          <w:rtl w:val="0"/>
          <w:lang w:val="en-US"/>
          <w14:textFill>
            <w14:solidFill>
              <w14:srgbClr w14:val="000000"/>
            </w14:solidFill>
          </w14:textFill>
        </w:rPr>
        <w:t xml:space="preserve">ao's urban population read the weekly periodical </w:t>
      </w:r>
      <w:r>
        <w:rPr>
          <w:rStyle w:val="None"/>
          <w:rFonts w:ascii="Times New Roman" w:hAnsi="Times New Roman"/>
          <w:i w:val="1"/>
          <w:iCs w:val="1"/>
          <w:rtl w:val="0"/>
          <w:lang w:val="pt-PT"/>
        </w:rPr>
        <w:t>Civilisad</w:t>
      </w:r>
      <w:r>
        <w:rPr>
          <w:rStyle w:val="None"/>
          <w:rFonts w:ascii="Times New Roman" w:hAnsi="Times New Roman" w:hint="default"/>
          <w:i w:val="1"/>
          <w:iCs w:val="1"/>
          <w:rtl w:val="0"/>
          <w:lang w:val="en-US"/>
        </w:rPr>
        <w:t>ó</w:t>
      </w:r>
      <w:r>
        <w:rPr>
          <w:rStyle w:val="None"/>
          <w:rFonts w:ascii="Times New Roman" w:hAnsi="Times New Roman"/>
          <w:outline w:val="0"/>
          <w:color w:val="000000"/>
          <w:u w:color="000000"/>
          <w:rtl w:val="0"/>
          <w:lang w:val="it-IT"/>
          <w14:textFill>
            <w14:solidFill>
              <w14:srgbClr w14:val="000000"/>
            </w14:solidFill>
          </w14:textFill>
        </w:rPr>
        <w:t xml:space="preserve"> in Papiamentu.</w:t>
      </w:r>
      <w:r>
        <w:rPr>
          <w:rStyle w:val="None"/>
          <w:rFonts w:ascii="Times New Roman" w:cs="Times New Roman" w:hAnsi="Times New Roman" w:eastAsia="Times New Roman"/>
          <w:vertAlign w:val="superscript"/>
        </w:rPr>
        <w:footnoteReference w:id="18"/>
      </w:r>
      <w:r>
        <w:rPr>
          <w:rStyle w:val="None"/>
          <w:rFonts w:ascii="Times New Roman" w:hAnsi="Times New Roman"/>
          <w:outline w:val="0"/>
          <w:color w:val="000000"/>
          <w:u w:color="000000"/>
          <w:rtl w:val="0"/>
          <w:lang w:val="en-US"/>
          <w14:textFill>
            <w14:solidFill>
              <w14:srgbClr w14:val="000000"/>
            </w14:solidFill>
          </w14:textFill>
        </w:rPr>
        <w:t xml:space="preserve"> In 1905, the publication of the </w:t>
      </w:r>
      <w:r>
        <w:rPr>
          <w:rStyle w:val="None"/>
          <w:rFonts w:ascii="Times New Roman" w:hAnsi="Times New Roman"/>
          <w:rtl w:val="0"/>
          <w:lang w:val="it-IT"/>
        </w:rPr>
        <w:t xml:space="preserve">Papiamentu-language </w:t>
      </w:r>
      <w:r>
        <w:rPr>
          <w:rStyle w:val="None"/>
          <w:rFonts w:ascii="Times New Roman" w:hAnsi="Times New Roman"/>
          <w:outline w:val="0"/>
          <w:color w:val="000000"/>
          <w:u w:color="000000"/>
          <w:rtl w:val="0"/>
          <w:lang w:val="nl-NL"/>
          <w14:textFill>
            <w14:solidFill>
              <w14:srgbClr w14:val="000000"/>
            </w14:solidFill>
          </w14:textFill>
        </w:rPr>
        <w:t xml:space="preserve">poem </w:t>
      </w:r>
      <w:ins w:id="7" w:date="2026-05-30T21:20:50Z" w:author="Editor">
        <w:r>
          <w:rPr>
            <w:rStyle w:val="None"/>
            <w:rFonts w:ascii="Times New Roman" w:hAnsi="Times New Roman" w:hint="default"/>
            <w:rtl w:val="0"/>
            <w:lang w:val="en-US"/>
          </w:rPr>
          <w:t>“</w:t>
        </w:r>
      </w:ins>
      <w:del w:id="8" w:date="2026-05-30T21:20:49Z" w:author="Editor">
        <w:r>
          <w:rPr>
            <w:rStyle w:val="None"/>
            <w:rFonts w:ascii="Times New Roman" w:hAnsi="Times New Roman"/>
            <w:rtl w:val="0"/>
            <w:lang w:val="ru-RU"/>
          </w:rPr>
          <w:delText>"</w:delText>
        </w:r>
      </w:del>
      <w:r>
        <w:rPr>
          <w:rStyle w:val="None"/>
          <w:rFonts w:ascii="Times New Roman" w:hAnsi="Times New Roman"/>
          <w:outline w:val="0"/>
          <w:color w:val="000000"/>
          <w:u w:color="000000"/>
          <w:rtl w:val="0"/>
          <w:lang w:val="it-IT"/>
          <w14:textFill>
            <w14:solidFill>
              <w14:srgbClr w14:val="000000"/>
            </w14:solidFill>
          </w14:textFill>
        </w:rPr>
        <w:t>Atardi</w:t>
      </w:r>
      <w:ins w:id="9" w:date="2026-05-30T21:20:55Z" w:author="Editor">
        <w:r>
          <w:rPr>
            <w:rStyle w:val="None"/>
            <w:rFonts w:ascii="Times New Roman" w:hAnsi="Times New Roman" w:hint="default"/>
            <w:rtl w:val="0"/>
            <w:lang w:val="en-US"/>
          </w:rPr>
          <w:t>”</w:t>
        </w:r>
      </w:ins>
      <w:del w:id="10" w:date="2026-05-30T21:20:54Z" w:author="Editor">
        <w:r>
          <w:rPr>
            <w:rStyle w:val="None"/>
            <w:rFonts w:ascii="Times New Roman" w:hAnsi="Times New Roman"/>
            <w:rtl w:val="0"/>
            <w:lang w:val="ru-RU"/>
          </w:rPr>
          <w:delText>"</w:delText>
        </w:r>
      </w:del>
      <w:r>
        <w:rPr>
          <w:rStyle w:val="None"/>
          <w:rFonts w:ascii="Times New Roman" w:hAnsi="Times New Roman"/>
          <w:outline w:val="0"/>
          <w:color w:val="000000"/>
          <w:u w:color="000000"/>
          <w:rtl w:val="0"/>
          <w:lang w:val="en-US"/>
          <w14:textFill>
            <w14:solidFill>
              <w14:srgbClr w14:val="000000"/>
            </w14:solidFill>
          </w14:textFill>
        </w:rPr>
        <w:t xml:space="preserve"> by Joseph Sickman Corsen in the </w:t>
      </w:r>
      <w:r>
        <w:rPr>
          <w:rStyle w:val="None"/>
          <w:rFonts w:ascii="Times New Roman" w:hAnsi="Times New Roman"/>
          <w:rtl w:val="0"/>
          <w:lang w:val="en-US"/>
        </w:rPr>
        <w:t xml:space="preserve">daily periodical </w:t>
      </w:r>
      <w:r>
        <w:rPr>
          <w:rStyle w:val="None"/>
          <w:rFonts w:ascii="Times New Roman" w:hAnsi="Times New Roman"/>
          <w:i w:val="1"/>
          <w:iCs w:val="1"/>
          <w:outline w:val="0"/>
          <w:color w:val="000000"/>
          <w:u w:color="000000"/>
          <w:rtl w:val="0"/>
          <w:lang w:val="es-ES_tradnl"/>
          <w14:textFill>
            <w14:solidFill>
              <w14:srgbClr w14:val="000000"/>
            </w14:solidFill>
          </w14:textFill>
        </w:rPr>
        <w:t>La Cruz</w:t>
      </w:r>
      <w:r>
        <w:rPr>
          <w:rStyle w:val="None"/>
          <w:rFonts w:ascii="Times New Roman" w:hAnsi="Times New Roman"/>
          <w:outline w:val="0"/>
          <w:color w:val="000000"/>
          <w:u w:color="000000"/>
          <w:rtl w:val="0"/>
          <w:lang w:val="en-US"/>
          <w14:textFill>
            <w14:solidFill>
              <w14:srgbClr w14:val="000000"/>
            </w14:solidFill>
          </w14:textFill>
        </w:rPr>
        <w:t xml:space="preserve">, illustrated for many the </w:t>
      </w:r>
      <w:r>
        <w:rPr>
          <w:rStyle w:val="None"/>
          <w:rFonts w:ascii="Times New Roman" w:hAnsi="Times New Roman"/>
          <w:rtl w:val="0"/>
          <w:lang w:val="en-US"/>
        </w:rPr>
        <w:t>language's</w:t>
      </w:r>
      <w:r>
        <w:rPr>
          <w:rStyle w:val="None"/>
          <w:rFonts w:ascii="Times New Roman" w:hAnsi="Times New Roman"/>
          <w:outline w:val="0"/>
          <w:color w:val="000000"/>
          <w:u w:color="000000"/>
          <w:rtl w:val="0"/>
          <w:lang w:val="en-US"/>
          <w14:textFill>
            <w14:solidFill>
              <w14:srgbClr w14:val="000000"/>
            </w14:solidFill>
          </w14:textFill>
        </w:rPr>
        <w:t xml:space="preserve"> poetic complexity and enduring significance.</w:t>
      </w:r>
      <w:r>
        <w:rPr>
          <w:rStyle w:val="None"/>
          <w:rFonts w:ascii="Times New Roman" w:cs="Times New Roman" w:hAnsi="Times New Roman" w:eastAsia="Times New Roman"/>
          <w:vertAlign w:val="superscript"/>
        </w:rPr>
        <w:footnoteReference w:id="19"/>
      </w:r>
      <w:r>
        <w:rPr>
          <w:rStyle w:val="None"/>
          <w:rFonts w:ascii="Times New Roman" w:hAnsi="Times New Roman"/>
          <w:outline w:val="0"/>
          <w:color w:val="000000"/>
          <w:u w:color="000000"/>
          <w:rtl w:val="0"/>
          <w14:textFill>
            <w14:solidFill>
              <w14:srgbClr w14:val="000000"/>
            </w14:solidFill>
          </w14:textFill>
        </w:rPr>
        <w:t xml:space="preserve"> </w:t>
      </w:r>
      <w:r>
        <w:rPr>
          <w:rStyle w:val="None"/>
          <w:rFonts w:ascii="Times New Roman" w:hAnsi="Times New Roman"/>
          <w:rtl w:val="0"/>
          <w:lang w:val="en-US"/>
        </w:rPr>
        <w:t>The historical evolution of Papiamentu from a vernacular of resistance to a marker of cultural identity laid the groundwork for its contemporary political recognition while upholding aspects of its narrative flexibility.</w:t>
      </w:r>
    </w:p>
    <w:p>
      <w:pPr>
        <w:pStyle w:val="Body"/>
        <w:spacing w:line="360" w:lineRule="auto"/>
        <w:jc w:val="both"/>
        <w:rPr>
          <w:rStyle w:val="None"/>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Over time, Papiamentu gained formal recognition, becoming an official language of the Netherlands Antilles in 2007.</w:t>
      </w:r>
      <w:r>
        <w:rPr>
          <w:rStyle w:val="None"/>
          <w:rFonts w:ascii="Times New Roman" w:cs="Times New Roman" w:hAnsi="Times New Roman" w:eastAsia="Times New Roman"/>
          <w:vertAlign w:val="superscript"/>
        </w:rPr>
        <w:footnoteReference w:id="20"/>
      </w:r>
      <w:r>
        <w:rPr>
          <w:rStyle w:val="None"/>
          <w:rFonts w:ascii="Times New Roman" w:hAnsi="Times New Roman"/>
          <w:rtl w:val="0"/>
          <w:lang w:val="nl-NL"/>
        </w:rPr>
        <w:t xml:space="preserve"> However, the double bind of coloniality lingered. To this day, Dutch language policies often prioritize Dutch over Papiamentu in education, reinforcing socioeconomic hierarchies and complicating local identities, as Wiel's studies on multilingual students in Aruba and Cura</w:t>
      </w:r>
      <w:r>
        <w:rPr>
          <w:rStyle w:val="None"/>
          <w:rFonts w:ascii="Times New Roman" w:hAnsi="Times New Roman" w:hint="default"/>
          <w:rtl w:val="0"/>
          <w:lang w:val="en-US"/>
        </w:rPr>
        <w:t>ç</w:t>
      </w:r>
      <w:r>
        <w:rPr>
          <w:rStyle w:val="None"/>
          <w:rFonts w:ascii="Times New Roman" w:hAnsi="Times New Roman"/>
          <w:rtl w:val="0"/>
          <w:lang w:val="en-US"/>
        </w:rPr>
        <w:t>ao have noted.</w:t>
      </w:r>
      <w:r>
        <w:rPr>
          <w:rStyle w:val="None"/>
          <w:rFonts w:ascii="Times New Roman" w:cs="Times New Roman" w:hAnsi="Times New Roman" w:eastAsia="Times New Roman"/>
          <w:vertAlign w:val="superscript"/>
        </w:rPr>
        <w:footnoteReference w:id="21"/>
      </w:r>
      <w:r>
        <w:rPr>
          <w:rStyle w:val="None"/>
          <w:rFonts w:ascii="Times New Roman" w:hAnsi="Times New Roman"/>
          <w:rtl w:val="0"/>
          <w:lang w:val="en-US"/>
        </w:rPr>
        <w:t xml:space="preserve"> Debates over Papiamentu in education date back to the abolition of slavery in 1863, when the lawyer and educator Abraham M. Chumacaceiro explained the limits of the Dutch colonial language in educating the formerly enslaved, and proposed Spanish as a language of instruction more closely related to the Cura</w:t>
      </w:r>
      <w:r>
        <w:rPr>
          <w:rStyle w:val="None"/>
          <w:rFonts w:ascii="Times New Roman" w:hAnsi="Times New Roman" w:hint="default"/>
          <w:rtl w:val="0"/>
          <w:lang w:val="en-US"/>
        </w:rPr>
        <w:t>ç</w:t>
      </w:r>
      <w:r>
        <w:rPr>
          <w:rStyle w:val="None"/>
          <w:rFonts w:ascii="Times New Roman" w:hAnsi="Times New Roman"/>
          <w:rtl w:val="0"/>
          <w:lang w:val="en-US"/>
        </w:rPr>
        <w:t>aoan experience.</w:t>
      </w:r>
      <w:r>
        <w:rPr>
          <w:rStyle w:val="None"/>
          <w:rFonts w:ascii="Times New Roman" w:cs="Times New Roman" w:hAnsi="Times New Roman" w:eastAsia="Times New Roman"/>
          <w:vertAlign w:val="superscript"/>
        </w:rPr>
        <w:footnoteReference w:id="22"/>
      </w:r>
      <w:r>
        <w:rPr>
          <w:rStyle w:val="None"/>
          <w:rFonts w:ascii="Times New Roman" w:hAnsi="Times New Roman"/>
          <w:rtl w:val="0"/>
          <w:lang w:val="en-US"/>
        </w:rPr>
        <w:t xml:space="preserve"> The influence of colonial language politics in the Dutch Antilles continues to this day, manifesting in orthographic debates about Aruban "Papiamento," which favors Portuguese/Spanish roots, versus the "Papiamentu" of Cura</w:t>
      </w:r>
      <w:r>
        <w:rPr>
          <w:rStyle w:val="None"/>
          <w:rFonts w:ascii="Times New Roman" w:hAnsi="Times New Roman" w:hint="default"/>
          <w:rtl w:val="0"/>
          <w:lang w:val="en-US"/>
        </w:rPr>
        <w:t>ç</w:t>
      </w:r>
      <w:r>
        <w:rPr>
          <w:rStyle w:val="None"/>
          <w:rFonts w:ascii="Times New Roman" w:hAnsi="Times New Roman"/>
          <w:rtl w:val="0"/>
          <w:lang w:val="en-US"/>
        </w:rPr>
        <w:t>ao and Bonaire, which prioritizes current pronunciation. In short, long-standing contentions between former colonizers and between colonizer and colonized have shaped the politics of Papiamentu and the Cura</w:t>
      </w:r>
      <w:r>
        <w:rPr>
          <w:rStyle w:val="None"/>
          <w:rFonts w:ascii="Times New Roman" w:hAnsi="Times New Roman" w:hint="default"/>
          <w:rtl w:val="0"/>
          <w:lang w:val="en-US"/>
        </w:rPr>
        <w:t>ç</w:t>
      </w:r>
      <w:r>
        <w:rPr>
          <w:rStyle w:val="None"/>
          <w:rFonts w:ascii="Times New Roman" w:hAnsi="Times New Roman"/>
          <w:rtl w:val="0"/>
          <w:lang w:val="en-US"/>
        </w:rPr>
        <w:t>aoans' use of and relationship to their native tongue.</w:t>
      </w:r>
    </w:p>
    <w:p>
      <w:pPr>
        <w:pStyle w:val="Body"/>
        <w:spacing w:line="360" w:lineRule="auto"/>
        <w:jc w:val="both"/>
        <w:rPr>
          <w:rStyle w:val="None"/>
          <w:rFonts w:ascii="Times New Roman" w:cs="Times New Roman" w:hAnsi="Times New Roman" w:eastAsia="Times New Roman"/>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The language also serves as a vehicle of cultural agency, allowing speakers to assert Cura</w:t>
      </w:r>
      <w:r>
        <w:rPr>
          <w:rStyle w:val="None"/>
          <w:rFonts w:ascii="Times New Roman" w:hAnsi="Times New Roman" w:hint="default"/>
          <w:rtl w:val="0"/>
          <w:lang w:val="en-US"/>
        </w:rPr>
        <w:t>ç</w:t>
      </w:r>
      <w:r>
        <w:rPr>
          <w:rStyle w:val="None"/>
          <w:rFonts w:ascii="Times New Roman" w:hAnsi="Times New Roman"/>
          <w:rtl w:val="0"/>
          <w:lang w:val="en-US"/>
        </w:rPr>
        <w:t xml:space="preserve">aoan identity transnationally and transform inherited colonial boundaries into sites of belonging. </w:t>
      </w:r>
      <w:r>
        <w:rPr>
          <w:rStyle w:val="None"/>
          <w:rFonts w:ascii="Times New Roman" w:hAnsi="Times New Roman"/>
          <w:outline w:val="0"/>
          <w:color w:val="000000"/>
          <w:u w:color="000000"/>
          <w:rtl w:val="0"/>
          <w:lang w:val="en-US"/>
          <w14:textFill>
            <w14:solidFill>
              <w14:srgbClr w14:val="000000"/>
            </w14:solidFill>
          </w14:textFill>
        </w:rPr>
        <w:t>Rose Mary Allen and Francio Guadeloupe explain this phenomenon in their discussion of the term "Yu di K</w:t>
      </w:r>
      <w:r>
        <w:rPr>
          <w:rStyle w:val="None"/>
          <w:rFonts w:ascii="Times New Roman" w:hAnsi="Times New Roman" w:hint="default"/>
          <w:outline w:val="0"/>
          <w:color w:val="000000"/>
          <w:u w:color="000000"/>
          <w:rtl w:val="0"/>
          <w:lang w:val="en-US"/>
          <w14:textFill>
            <w14:solidFill>
              <w14:srgbClr w14:val="000000"/>
            </w14:solidFill>
          </w14:textFill>
        </w:rPr>
        <w:t>ò</w:t>
      </w:r>
      <w:r>
        <w:rPr>
          <w:rStyle w:val="None"/>
          <w:rFonts w:ascii="Times New Roman" w:hAnsi="Times New Roman"/>
          <w:outline w:val="0"/>
          <w:color w:val="000000"/>
          <w:u w:color="000000"/>
          <w:rtl w:val="0"/>
          <w:lang w:val="fr-FR"/>
          <w14:textFill>
            <w14:solidFill>
              <w14:srgbClr w14:val="000000"/>
            </w14:solidFill>
          </w14:textFill>
        </w:rPr>
        <w:t xml:space="preserve">rsou" </w:t>
      </w:r>
      <w:del w:id="11" w:date="2026-05-30T22:33:39Z" w:author="Editor">
        <w:r>
          <w:rPr>
            <w:rStyle w:val="None"/>
            <w:rFonts w:ascii="Times New Roman" w:hAnsi="Times New Roman"/>
            <w:outline w:val="0"/>
            <w:color w:val="000000"/>
            <w:u w:color="000000"/>
            <w:rtl w:val="0"/>
            <w:lang w:val="pt-PT"/>
            <w14:textFill>
              <w14:solidFill>
                <w14:srgbClr w14:val="000000"/>
              </w14:solidFill>
            </w14:textFill>
          </w:rPr>
          <w:delText>[</w:delText>
        </w:r>
      </w:del>
      <w:ins w:id="12" w:date="2026-05-30T22:33:39Z" w:author="Editor">
        <w:r>
          <w:rPr>
            <w:rStyle w:val="None"/>
            <w:rFonts w:ascii="Times New Roman" w:hAnsi="Times New Roman"/>
            <w:outline w:val="0"/>
            <w:color w:val="000000"/>
            <w:u w:color="000000"/>
            <w:rtl w:val="0"/>
            <w14:textFill>
              <w14:solidFill>
                <w14:srgbClr w14:val="000000"/>
              </w14:solidFill>
            </w14:textFill>
          </w:rPr>
          <w:t>(</w:t>
        </w:r>
      </w:ins>
      <w:r>
        <w:rPr>
          <w:rStyle w:val="None"/>
          <w:rFonts w:ascii="Times New Roman" w:hAnsi="Times New Roman"/>
          <w:outline w:val="0"/>
          <w:color w:val="000000"/>
          <w:u w:color="000000"/>
          <w:rtl w:val="0"/>
          <w:lang w:val="en-US"/>
          <w14:textFill>
            <w14:solidFill>
              <w14:srgbClr w14:val="000000"/>
            </w14:solidFill>
          </w14:textFill>
        </w:rPr>
        <w:t>child of Cura</w:t>
      </w:r>
      <w:r>
        <w:rPr>
          <w:rStyle w:val="None"/>
          <w:rFonts w:ascii="Times New Roman" w:hAnsi="Times New Roman" w:hint="default"/>
          <w:outline w:val="0"/>
          <w:color w:val="000000"/>
          <w:u w:color="000000"/>
          <w:rtl w:val="0"/>
          <w:lang w:val="en-US"/>
          <w14:textFill>
            <w14:solidFill>
              <w14:srgbClr w14:val="000000"/>
            </w14:solidFill>
          </w14:textFill>
        </w:rPr>
        <w:t>ç</w:t>
      </w:r>
      <w:r>
        <w:rPr>
          <w:rStyle w:val="None"/>
          <w:rFonts w:ascii="Times New Roman" w:hAnsi="Times New Roman"/>
          <w:outline w:val="0"/>
          <w:color w:val="000000"/>
          <w:u w:color="000000"/>
          <w:rtl w:val="0"/>
          <w:lang w:val="pt-PT"/>
          <w14:textFill>
            <w14:solidFill>
              <w14:srgbClr w14:val="000000"/>
            </w14:solidFill>
          </w14:textFill>
        </w:rPr>
        <w:t>ao</w:t>
      </w:r>
      <w:del w:id="13" w:date="2026-05-30T22:34:09Z" w:author="Editor">
        <w:r>
          <w:rPr>
            <w:rStyle w:val="None"/>
            <w:rFonts w:ascii="Times New Roman" w:hAnsi="Times New Roman"/>
            <w:outline w:val="0"/>
            <w:color w:val="000000"/>
            <w:u w:color="000000"/>
            <w:rtl w:val="0"/>
            <w:lang w:val="pt-PT"/>
            <w14:textFill>
              <w14:solidFill>
                <w14:srgbClr w14:val="000000"/>
              </w14:solidFill>
            </w14:textFill>
          </w:rPr>
          <w:delText>]</w:delText>
        </w:r>
      </w:del>
      <w:ins w:id="14" w:date="2026-05-30T22:34:09Z" w:author="Editor">
        <w:r>
          <w:rPr>
            <w:rStyle w:val="None"/>
            <w:rFonts w:ascii="Times New Roman" w:hAnsi="Times New Roman"/>
            <w:outline w:val="0"/>
            <w:color w:val="000000"/>
            <w:u w:color="000000"/>
            <w:rtl w:val="0"/>
            <w14:textFill>
              <w14:solidFill>
                <w14:srgbClr w14:val="000000"/>
              </w14:solidFill>
            </w14:textFill>
          </w:rPr>
          <w:t>)</w:t>
        </w:r>
      </w:ins>
      <w:r>
        <w:rPr>
          <w:rStyle w:val="None"/>
          <w:rFonts w:ascii="Times New Roman" w:hAnsi="Times New Roman"/>
          <w:outline w:val="0"/>
          <w:color w:val="000000"/>
          <w:u w:color="000000"/>
          <w:rtl w:val="0"/>
          <w:lang w:val="en-US"/>
          <w14:textFill>
            <w14:solidFill>
              <w14:srgbClr w14:val="000000"/>
            </w14:solidFill>
          </w14:textFill>
        </w:rPr>
        <w:t xml:space="preserve">, distinguishing between those </w:t>
      </w:r>
      <w:r>
        <w:rPr>
          <w:rStyle w:val="None"/>
          <w:rFonts w:ascii="Times New Roman" w:hAnsi="Times New Roman"/>
          <w:rtl w:val="0"/>
          <w:lang w:val="en-US"/>
        </w:rPr>
        <w:t>from</w:t>
      </w:r>
      <w:r>
        <w:rPr>
          <w:rStyle w:val="None"/>
          <w:rFonts w:ascii="Times New Roman" w:hAnsi="Times New Roman"/>
          <w:outline w:val="0"/>
          <w:color w:val="000000"/>
          <w:u w:color="000000"/>
          <w:rtl w:val="0"/>
          <w:lang w:val="en-US"/>
          <w14:textFill>
            <w14:solidFill>
              <w14:srgbClr w14:val="000000"/>
            </w14:solidFill>
          </w14:textFill>
        </w:rPr>
        <w:t xml:space="preserve"> the island and those not.</w:t>
      </w:r>
      <w:r>
        <w:rPr>
          <w:rStyle w:val="None"/>
          <w:rFonts w:ascii="Times New Roman" w:cs="Times New Roman" w:hAnsi="Times New Roman" w:eastAsia="Times New Roman"/>
          <w:vertAlign w:val="superscript"/>
        </w:rPr>
        <w:footnoteReference w:id="23"/>
      </w:r>
    </w:p>
    <w:p>
      <w:pPr>
        <w:pStyle w:val="Body"/>
        <w:spacing w:line="360" w:lineRule="auto"/>
        <w:jc w:val="both"/>
        <w:rPr>
          <w:rStyle w:val="None"/>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In recent years, Dutch language authorities have begun to recognize Papiamentu's cultural and linguistic significance. Despite their European roots, creole languages were not initially included in the 1992 European Charter for Regional or Minority Languages. However, on November 23, 2023, the Dutch Minister of Foreign Affairs proposed Papiamentu's inclusion for Bonaire, and on May 24, 2024, officially recognized it as a protected language.</w:t>
      </w:r>
      <w:r>
        <w:rPr>
          <w:rStyle w:val="None"/>
          <w:rFonts w:ascii="Times New Roman" w:cs="Times New Roman" w:hAnsi="Times New Roman" w:eastAsia="Times New Roman"/>
          <w:vertAlign w:val="superscript"/>
        </w:rPr>
        <w:footnoteReference w:id="24"/>
      </w:r>
      <w:r>
        <w:rPr>
          <w:rStyle w:val="None"/>
          <w:rFonts w:ascii="Times New Roman" w:hAnsi="Times New Roman"/>
          <w:rtl w:val="0"/>
          <w:lang w:val="en-US"/>
        </w:rPr>
        <w:t xml:space="preserve"> While debates persist over standardizing Papiamentu, these developments signal a new era of formal recognition for creole languages by Europeans. The</w:t>
      </w:r>
      <w:r>
        <w:rPr>
          <w:rStyle w:val="None"/>
          <w:rFonts w:ascii="Times New Roman" w:hAnsi="Times New Roman"/>
          <w:shd w:val="clear" w:color="auto" w:fill="ffffff"/>
          <w:rtl w:val="0"/>
          <w:lang w:val="en-US"/>
        </w:rPr>
        <w:t xml:space="preserve"> Future Language Innovation (FLI) platform plays a critical role in advocating for Papiamentu, grounded in the belief that formalization is not an end in itself but should serve to re-center</w:t>
      </w:r>
      <w:r>
        <w:rPr>
          <w:rStyle w:val="None"/>
          <w:rFonts w:ascii="Times New Roman" w:hAnsi="Times New Roman"/>
          <w:rtl w:val="0"/>
          <w:lang w:val="en-US"/>
        </w:rPr>
        <w:t xml:space="preserve"> Afro-Caribbean subjectivities.</w:t>
      </w:r>
      <w:r>
        <w:rPr>
          <w:rStyle w:val="None"/>
          <w:rFonts w:ascii="Times New Roman" w:hAnsi="Times New Roman"/>
          <w:shd w:val="clear" w:color="auto" w:fill="ffffff"/>
          <w:rtl w:val="0"/>
          <w:lang w:val="en-US"/>
        </w:rPr>
        <w:t xml:space="preserve"> Language is not a finished system, but a practice that teaches the world to think relationally.</w:t>
      </w:r>
    </w:p>
    <w:p>
      <w:pPr>
        <w:pStyle w:val="Body"/>
        <w:spacing w:line="360" w:lineRule="auto"/>
        <w:jc w:val="both"/>
        <w:rPr>
          <w:rStyle w:val="None"/>
          <w:rFonts w:ascii="Times New Roman" w:cs="Times New Roman" w:hAnsi="Times New Roman" w:eastAsia="Times New Roman"/>
          <w:shd w:val="clear" w:color="auto" w:fill="ffffff"/>
        </w:rPr>
      </w:pPr>
    </w:p>
    <w:p>
      <w:pPr>
        <w:pStyle w:val="Body"/>
        <w:spacing w:line="360" w:lineRule="auto"/>
        <w:jc w:val="both"/>
        <w:rPr>
          <w:rStyle w:val="None"/>
          <w:rFonts w:ascii="Times New Roman" w:cs="Times New Roman" w:hAnsi="Times New Roman" w:eastAsia="Times New Roman"/>
          <w:outline w:val="0"/>
          <w:color w:val="000000"/>
          <w:u w:color="000000"/>
          <w:shd w:val="clear" w:color="auto" w:fill="ffffff"/>
          <w14:textFill>
            <w14:solidFill>
              <w14:srgbClr w14:val="000000"/>
            </w14:solidFill>
          </w14:textFill>
        </w:rPr>
      </w:pPr>
      <w:r>
        <w:rPr>
          <w:rStyle w:val="None"/>
          <w:rFonts w:ascii="Times New Roman" w:hAnsi="Times New Roman"/>
          <w:shd w:val="clear" w:color="auto" w:fill="ffffff"/>
          <w:rtl w:val="0"/>
          <w:lang w:val="en-US"/>
        </w:rPr>
        <w:t>Papiamentu, creolized from the forced intimacies of Dutch official orders, Spanish inflections, and African survivals amid the horror of plantation slavery, carves identity as a vessel in motion, bearing colonial imprints while at the same time charting paths of reclamation. Papiamentu's power lies in its use as a tool for empowerment, connection, and resistance to marginalization. Beyond its roots in historical trauma, it symbolizes cultural resilience and affirmation within its diaspora. As a living, transnational language, Papiamentu unites its speakers through its multilingual and multicultural entanglements. The language carries ancestral knowledge, serving as both a reminder of past struggles and a defiant act of cultural survival against forces of erasure. It is a dynamic map of belonging and resisting at multiple places at once, shaping identity across borders.</w:t>
      </w:r>
    </w:p>
    <w:p>
      <w:pPr>
        <w:pStyle w:val="Body"/>
        <w:spacing w:line="360" w:lineRule="auto"/>
        <w:jc w:val="both"/>
        <w:rPr>
          <w:rStyle w:val="None"/>
          <w:rFonts w:ascii="Times New Roman" w:cs="Times New Roman" w:hAnsi="Times New Roman" w:eastAsia="Times New Roman"/>
          <w:outline w:val="0"/>
          <w:color w:val="000000"/>
          <w:u w:color="000000"/>
          <w14:textFill>
            <w14:solidFill>
              <w14:srgbClr w14:val="000000"/>
            </w14:solidFill>
          </w14:textFill>
        </w:rPr>
      </w:pPr>
    </w:p>
    <w:p>
      <w:pPr>
        <w:pStyle w:val="Heading 2"/>
        <w:numPr>
          <w:ilvl w:val="0"/>
          <w:numId w:val="2"/>
        </w:numPr>
        <w:bidi w:val="0"/>
        <w:ind w:right="0"/>
        <w:jc w:val="both"/>
        <w:rPr>
          <w:rFonts w:ascii="Times New Roman" w:hAnsi="Times New Roman"/>
          <w:outline w:val="0"/>
          <w:color w:val="000000"/>
          <w:sz w:val="32"/>
          <w:szCs w:val="32"/>
          <w:rtl w:val="0"/>
          <w:lang w:val="en-US"/>
          <w14:textFill>
            <w14:solidFill>
              <w14:srgbClr w14:val="000000"/>
            </w14:solidFill>
          </w14:textFill>
        </w:rPr>
      </w:pPr>
      <w:r>
        <w:rPr>
          <w:rStyle w:val="None"/>
          <w:rFonts w:ascii="Times New Roman" w:hAnsi="Times New Roman"/>
          <w:outline w:val="0"/>
          <w:color w:val="000000"/>
          <w:sz w:val="32"/>
          <w:szCs w:val="32"/>
          <w:u w:color="000000"/>
          <w:rtl w:val="0"/>
          <w:lang w:val="en-US"/>
          <w14:textFill>
            <w14:solidFill>
              <w14:srgbClr w14:val="000000"/>
            </w14:solidFill>
          </w14:textFill>
        </w:rPr>
        <w:t xml:space="preserve">Papiamentu in the social media landscape </w:t>
      </w:r>
    </w:p>
    <w:p>
      <w:pPr>
        <w:pStyle w:val="Body"/>
        <w:spacing w:before="280" w:after="280" w:line="360" w:lineRule="auto"/>
        <w:jc w:val="both"/>
        <w:rPr>
          <w:rStyle w:val="None"/>
          <w:rFonts w:ascii="Times New Roman" w:cs="Times New Roman" w:hAnsi="Times New Roman" w:eastAsia="Times New Roman"/>
        </w:rPr>
      </w:pP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 xml:space="preserve">For </w:t>
      </w:r>
      <w:r>
        <w:rPr>
          <w:rStyle w:val="None"/>
          <w:rFonts w:ascii="Times New Roman" w:hAnsi="Times New Roman"/>
          <w:rtl w:val="0"/>
          <w:lang w:val="en-US"/>
        </w:rPr>
        <w:t>this research, I primarily analy</w:t>
      </w:r>
      <w:ins w:id="15" w:date="2026-05-30T21:27:55Z" w:author="Editor">
        <w:r>
          <w:rPr>
            <w:rStyle w:val="None"/>
            <w:rFonts w:ascii="Times New Roman" w:hAnsi="Times New Roman"/>
            <w:rtl w:val="0"/>
            <w:lang w:val="en-US"/>
          </w:rPr>
          <w:t>z</w:t>
        </w:r>
      </w:ins>
      <w:del w:id="16" w:date="2026-05-30T21:27:54Z" w:author="Editor">
        <w:r>
          <w:rPr>
            <w:rStyle w:val="None"/>
            <w:rFonts w:ascii="Times New Roman" w:hAnsi="Times New Roman"/>
            <w:rtl w:val="0"/>
          </w:rPr>
          <w:delText>s</w:delText>
        </w:r>
      </w:del>
      <w:r>
        <w:rPr>
          <w:rStyle w:val="None"/>
          <w:rFonts w:ascii="Times New Roman" w:hAnsi="Times New Roman"/>
          <w:rtl w:val="0"/>
          <w:lang w:val="en-US"/>
        </w:rPr>
        <w:t>ed data from YouTube, Facebook, and Instagram, three of the most widely used social media platforms in Cura</w:t>
      </w:r>
      <w:r>
        <w:rPr>
          <w:rStyle w:val="None"/>
          <w:rFonts w:ascii="Times New Roman" w:hAnsi="Times New Roman" w:hint="default"/>
          <w:rtl w:val="0"/>
          <w:lang w:val="en-US"/>
        </w:rPr>
        <w:t>ç</w:t>
      </w:r>
      <w:r>
        <w:rPr>
          <w:rStyle w:val="None"/>
          <w:rFonts w:ascii="Times New Roman" w:hAnsi="Times New Roman"/>
          <w:rtl w:val="0"/>
          <w:lang w:val="en-US"/>
        </w:rPr>
        <w:t>ao. On these platforms, community groups mix grammar lessons with memes and proverbs. On the surface, the internet is giving Papiamentu a new elan with a growing number of pages celebrating its existence. On Instagram, accounts like @quotespapiamento and @papiamentututor share motivational quotes and quick lessons with many thousands of followers. These Papiamentu accounts have evolved into hubs for the approximately 300,000 Papiamentu speakers worldwide to celebrate their language, helping them reconnect while teaching visitors to Aruba, Bonaire, and Cura</w:t>
      </w:r>
      <w:r>
        <w:rPr>
          <w:rStyle w:val="None"/>
          <w:rFonts w:ascii="Times New Roman" w:hAnsi="Times New Roman" w:hint="default"/>
          <w:rtl w:val="0"/>
          <w:lang w:val="en-US"/>
        </w:rPr>
        <w:t>ç</w:t>
      </w:r>
      <w:r>
        <w:rPr>
          <w:rStyle w:val="None"/>
          <w:rFonts w:ascii="Times New Roman" w:hAnsi="Times New Roman"/>
          <w:rtl w:val="0"/>
          <w:lang w:val="en-US"/>
        </w:rPr>
        <w:t>ao the basics of Papiamentu.</w:t>
      </w: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 xml:space="preserve">Two Facebook pages about Papiamentu, </w:t>
      </w:r>
      <w:r>
        <w:rPr>
          <w:rStyle w:val="Hyperlink.3"/>
        </w:rPr>
        <w:fldChar w:fldCharType="begin" w:fldLock="0"/>
      </w:r>
      <w:r>
        <w:rPr>
          <w:rStyle w:val="Hyperlink.3"/>
        </w:rPr>
        <w:instrText xml:space="preserve"> HYPERLINK "https://www.facebook.com/groups/papiamentu"</w:instrText>
      </w:r>
      <w:r>
        <w:rPr>
          <w:rStyle w:val="Hyperlink.3"/>
        </w:rPr>
        <w:fldChar w:fldCharType="separate" w:fldLock="0"/>
      </w:r>
      <w:r>
        <w:rPr>
          <w:rStyle w:val="Hyperlink.3"/>
          <w:rtl w:val="0"/>
        </w:rPr>
        <w:t>Literatura na Papiamentu</w:t>
      </w:r>
      <w:r>
        <w:rPr/>
        <w:fldChar w:fldCharType="end" w:fldLock="0"/>
      </w:r>
      <w:r>
        <w:rPr>
          <w:rStyle w:val="None"/>
          <w:rFonts w:ascii="Times New Roman" w:hAnsi="Times New Roman"/>
          <w:rtl w:val="0"/>
          <w:lang w:val="en-US"/>
        </w:rPr>
        <w:t xml:space="preserve"> and </w:t>
      </w:r>
      <w:r>
        <w:rPr>
          <w:rStyle w:val="Hyperlink.4"/>
        </w:rPr>
        <w:fldChar w:fldCharType="begin" w:fldLock="0"/>
      </w:r>
      <w:r>
        <w:rPr>
          <w:rStyle w:val="Hyperlink.4"/>
        </w:rPr>
        <w:instrText xml:space="preserve"> HYPERLINK "https://www.facebook.com/groups/147424812008997"</w:instrText>
      </w:r>
      <w:r>
        <w:rPr>
          <w:rStyle w:val="Hyperlink.4"/>
        </w:rPr>
        <w:fldChar w:fldCharType="separate" w:fldLock="0"/>
      </w:r>
      <w:r>
        <w:rPr>
          <w:rStyle w:val="Hyperlink.4"/>
          <w:rtl w:val="0"/>
          <w:lang w:val="it-IT"/>
        </w:rPr>
        <w:t>Dicho i Palabranan di antes i nan nifikashon</w:t>
      </w:r>
      <w:r>
        <w:rPr/>
        <w:fldChar w:fldCharType="end" w:fldLock="0"/>
      </w:r>
      <w:r>
        <w:rPr>
          <w:rStyle w:val="None"/>
          <w:rFonts w:ascii="Times New Roman" w:hAnsi="Times New Roman"/>
          <w:rtl w:val="0"/>
          <w:lang w:val="en-US"/>
        </w:rPr>
        <w:t>, showcase the language's soul beyond bite-sized lessons. One curates literary heritage; the other crowdsources traditional sayings. The former celebrates the literary heritage of Papiamentu from diverse geographical locations, thereby connecting and interacting in their native and traditional forms.</w:t>
      </w:r>
      <w:r>
        <w:rPr>
          <w:rStyle w:val="None"/>
          <w:rFonts w:ascii="Times New Roman" w:cs="Times New Roman" w:hAnsi="Times New Roman" w:eastAsia="Times New Roman"/>
          <w:vertAlign w:val="superscript"/>
        </w:rPr>
        <w:footnoteReference w:id="25"/>
      </w:r>
      <w:r>
        <w:rPr>
          <w:rStyle w:val="None"/>
          <w:rFonts w:ascii="Times New Roman" w:hAnsi="Times New Roman"/>
          <w:rtl w:val="0"/>
          <w:lang w:val="en-US"/>
        </w:rPr>
        <w:t xml:space="preserve"> The latter allows individuals to share sayings in Papiamentu, enhancing knowledge of the language and increasing its visibility. </w:t>
      </w:r>
    </w:p>
    <w:p>
      <w:pPr>
        <w:pStyle w:val="Body"/>
        <w:spacing w:line="360" w:lineRule="auto"/>
        <w:jc w:val="both"/>
        <w:rPr>
          <w:rStyle w:val="None"/>
          <w:rFonts w:ascii="Times New Roman" w:cs="Times New Roman" w:hAnsi="Times New Roman" w:eastAsia="Times New Roman"/>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The banner art of 'Dicho i Palabranan di Antes' tells a deeper, more critical story. Figure 1 captures the Facebook banners of the pages. On the left, a man steps out of a kunuku home to feed his chickens. Kunuku</w:t>
      </w:r>
      <w:r>
        <w:rPr>
          <w:rStyle w:val="None"/>
          <w:rFonts w:ascii="Times New Roman" w:hAnsi="Times New Roman" w:hint="default"/>
          <w:rtl w:val="0"/>
          <w:lang w:val="en-US"/>
        </w:rPr>
        <w:t>—</w:t>
      </w:r>
      <w:r>
        <w:rPr>
          <w:rStyle w:val="None"/>
          <w:rFonts w:ascii="Times New Roman" w:hAnsi="Times New Roman"/>
          <w:rtl w:val="0"/>
          <w:lang w:val="en-US"/>
        </w:rPr>
        <w:t>from the Arawak word for "farm" or "countryside"</w:t>
      </w:r>
      <w:r>
        <w:rPr>
          <w:rStyle w:val="None"/>
          <w:rFonts w:ascii="Times New Roman" w:hAnsi="Times New Roman" w:hint="default"/>
          <w:rtl w:val="0"/>
          <w:lang w:val="en-US"/>
        </w:rPr>
        <w:t>—</w:t>
      </w:r>
      <w:r>
        <w:rPr>
          <w:rStyle w:val="None"/>
          <w:rFonts w:ascii="Times New Roman" w:hAnsi="Times New Roman"/>
          <w:rtl w:val="0"/>
          <w:lang w:val="en-US"/>
        </w:rPr>
        <w:t xml:space="preserve">evokes the land once worked by enslaved people, their humble homes outposts of survival. On the right, two chapi </w:t>
      </w:r>
      <w:ins w:id="17" w:date="2026-05-30T22:33:44Z" w:author="Editor">
        <w:r>
          <w:rPr>
            <w:rStyle w:val="None"/>
            <w:rFonts w:ascii="Times New Roman" w:hAnsi="Times New Roman"/>
            <w:rtl w:val="0"/>
          </w:rPr>
          <w:t>(</w:t>
        </w:r>
      </w:ins>
      <w:del w:id="18" w:date="2026-05-30T21:29:33Z" w:author="Editor">
        <w:r>
          <w:rPr>
            <w:rStyle w:val="None"/>
            <w:rFonts w:ascii="Times New Roman" w:hAnsi="Times New Roman"/>
            <w:rtl w:val="0"/>
          </w:rPr>
          <w:delText>(</w:delText>
        </w:r>
      </w:del>
      <w:r>
        <w:rPr>
          <w:rStyle w:val="None"/>
          <w:rFonts w:ascii="Times New Roman" w:hAnsi="Times New Roman"/>
          <w:rtl w:val="0"/>
          <w:lang w:val="nl-NL"/>
        </w:rPr>
        <w:t>hoes</w:t>
      </w:r>
      <w:ins w:id="19" w:date="2026-05-30T22:34:13Z" w:author="Editor">
        <w:r>
          <w:rPr>
            <w:rStyle w:val="None"/>
            <w:rFonts w:ascii="Times New Roman" w:hAnsi="Times New Roman"/>
            <w:rtl w:val="0"/>
          </w:rPr>
          <w:t>)</w:t>
        </w:r>
      </w:ins>
      <w:del w:id="20" w:date="2026-05-30T21:29:27Z" w:author="Editor">
        <w:r>
          <w:rPr>
            <w:rStyle w:val="None"/>
            <w:rFonts w:ascii="Times New Roman" w:hAnsi="Times New Roman"/>
            <w:rtl w:val="0"/>
          </w:rPr>
          <w:delText>)</w:delText>
        </w:r>
      </w:del>
      <w:r>
        <w:rPr>
          <w:rStyle w:val="None"/>
          <w:rFonts w:ascii="Times New Roman" w:hAnsi="Times New Roman"/>
          <w:rtl w:val="0"/>
          <w:lang w:val="en-US"/>
        </w:rPr>
        <w:t xml:space="preserve"> rest in the dirt. Once wielded by the enslaved, agricultural tools now echo through Tamb</w:t>
      </w:r>
      <w:r>
        <w:rPr>
          <w:rStyle w:val="None"/>
          <w:rFonts w:ascii="Times New Roman" w:hAnsi="Times New Roman" w:hint="default"/>
          <w:rtl w:val="0"/>
          <w:lang w:val="en-US"/>
        </w:rPr>
        <w:t xml:space="preserve">ú </w:t>
      </w:r>
      <w:r>
        <w:rPr>
          <w:rStyle w:val="None"/>
          <w:rFonts w:ascii="Times New Roman" w:hAnsi="Times New Roman"/>
          <w:rtl w:val="0"/>
          <w:lang w:val="en-US"/>
        </w:rPr>
        <w:t>music as percussive instruments of resistance. The caption reads: "Where the hoe falls from your hand, pick it up and continue to work the thick soil, plant, care, harvest the joyful and wild tongue of my mother."</w:t>
      </w:r>
    </w:p>
    <w:p>
      <w:pPr>
        <w:pStyle w:val="Body"/>
        <w:spacing w:line="360" w:lineRule="auto"/>
        <w:jc w:val="right"/>
        <w:rPr>
          <w:rStyle w:val="None"/>
          <w:rFonts w:ascii="Times New Roman" w:cs="Times New Roman" w:hAnsi="Times New Roman" w:eastAsia="Times New Roman"/>
        </w:rPr>
      </w:pPr>
      <w:r>
        <w:rPr>
          <w:rStyle w:val="None"/>
          <w:rFonts w:ascii="Times New Roman" w:cs="Times New Roman" w:hAnsi="Times New Roman" w:eastAsia="Times New Roman"/>
        </w:rPr>
        <w:drawing xmlns:a="http://schemas.openxmlformats.org/drawingml/2006/main">
          <wp:anchor distT="0" distB="0" distL="0" distR="0" simplePos="0" relativeHeight="251657216" behindDoc="1" locked="0" layoutInCell="1" allowOverlap="1">
            <wp:simplePos x="0" y="0"/>
            <wp:positionH relativeFrom="column">
              <wp:posOffset>0</wp:posOffset>
            </wp:positionH>
            <wp:positionV relativeFrom="line">
              <wp:posOffset>26826</wp:posOffset>
            </wp:positionV>
            <wp:extent cx="3042005" cy="1911004"/>
            <wp:effectExtent l="0" t="0" r="0" b="0"/>
            <wp:wrapNone/>
            <wp:docPr id="1073741825" name="officeArt object" descr="No photo description available."/>
            <wp:cNvGraphicFramePr/>
            <a:graphic xmlns:a="http://schemas.openxmlformats.org/drawingml/2006/main">
              <a:graphicData uri="http://schemas.openxmlformats.org/drawingml/2006/picture">
                <pic:pic xmlns:pic="http://schemas.openxmlformats.org/drawingml/2006/picture">
                  <pic:nvPicPr>
                    <pic:cNvPr id="1073741825" name="No photo description available." descr="No photo description available."/>
                    <pic:cNvPicPr>
                      <a:picLocks noChangeAspect="1"/>
                    </pic:cNvPicPr>
                  </pic:nvPicPr>
                  <pic:blipFill>
                    <a:blip r:embed="rId4">
                      <a:extLst/>
                    </a:blip>
                    <a:stretch>
                      <a:fillRect/>
                    </a:stretch>
                  </pic:blipFill>
                  <pic:spPr>
                    <a:xfrm>
                      <a:off x="0" y="0"/>
                      <a:ext cx="3042005" cy="1911004"/>
                    </a:xfrm>
                    <a:prstGeom prst="rect">
                      <a:avLst/>
                    </a:prstGeom>
                    <a:ln w="12700" cap="flat">
                      <a:noFill/>
                      <a:miter lim="400000"/>
                    </a:ln>
                    <a:effectLst/>
                  </pic:spPr>
                </pic:pic>
              </a:graphicData>
            </a:graphic>
          </wp:anchor>
        </w:drawing>
      </w:r>
      <w:r>
        <w:rPr>
          <w:rStyle w:val="None"/>
          <w:rFonts w:ascii="Times New Roman" w:hAnsi="Times New Roman"/>
          <w:rtl w:val="0"/>
        </w:rPr>
        <w:t xml:space="preserve"> </w:t>
      </w:r>
      <w:r>
        <w:rPr>
          <w:rStyle w:val="None"/>
        </w:rPr>
        <w:drawing xmlns:a="http://schemas.openxmlformats.org/drawingml/2006/main">
          <wp:inline distT="0" distB="0" distL="0" distR="0">
            <wp:extent cx="2880081" cy="1919746"/>
            <wp:effectExtent l="0" t="0" r="0" b="0"/>
            <wp:docPr id="1073741826" name="officeArt object" descr="image3.jpg"/>
            <wp:cNvGraphicFramePr/>
            <a:graphic xmlns:a="http://schemas.openxmlformats.org/drawingml/2006/main">
              <a:graphicData uri="http://schemas.openxmlformats.org/drawingml/2006/picture">
                <pic:pic xmlns:pic="http://schemas.openxmlformats.org/drawingml/2006/picture">
                  <pic:nvPicPr>
                    <pic:cNvPr id="1073741826" name="image3.jpg" descr="image3.jpg"/>
                    <pic:cNvPicPr>
                      <a:picLocks noChangeAspect="1"/>
                    </pic:cNvPicPr>
                  </pic:nvPicPr>
                  <pic:blipFill>
                    <a:blip r:embed="rId5">
                      <a:extLst/>
                    </a:blip>
                    <a:stretch>
                      <a:fillRect/>
                    </a:stretch>
                  </pic:blipFill>
                  <pic:spPr>
                    <a:xfrm>
                      <a:off x="0" y="0"/>
                      <a:ext cx="2880081" cy="1919746"/>
                    </a:xfrm>
                    <a:prstGeom prst="rect">
                      <a:avLst/>
                    </a:prstGeom>
                    <a:ln w="12700" cap="flat">
                      <a:noFill/>
                      <a:miter lim="400000"/>
                    </a:ln>
                    <a:effectLst/>
                  </pic:spPr>
                </pic:pic>
              </a:graphicData>
            </a:graphic>
          </wp:inline>
        </w:drawing>
      </w:r>
    </w:p>
    <w:p>
      <w:pPr>
        <w:pStyle w:val="Body"/>
        <w:spacing w:after="200"/>
        <w:jc w:val="center"/>
        <w:rPr>
          <w:rStyle w:val="None"/>
          <w:rFonts w:ascii="Times New Roman" w:cs="Times New Roman" w:hAnsi="Times New Roman" w:eastAsia="Times New Roman"/>
          <w:i w:val="1"/>
          <w:iCs w:val="1"/>
          <w:caps w:val="0"/>
          <w:smallCaps w:val="0"/>
          <w:strike w:val="0"/>
          <w:dstrike w:val="0"/>
          <w:outline w:val="0"/>
          <w:color w:val="44546a"/>
          <w:sz w:val="18"/>
          <w:szCs w:val="18"/>
          <w:u w:val="none" w:color="44546a"/>
          <w:shd w:val="nil" w:color="auto" w:fill="auto"/>
          <w:vertAlign w:val="baseline"/>
          <w14:textFill>
            <w14:solidFill>
              <w14:srgbClr w14:val="44546A"/>
            </w14:solidFill>
          </w14:textFill>
        </w:rPr>
      </w:pPr>
      <w:r>
        <w:rPr>
          <w:rStyle w:val="None"/>
          <w:rFonts w:ascii="Times New Roman" w:hAnsi="Times New Roman"/>
          <w:i w:val="1"/>
          <w:iCs w:val="1"/>
          <w:caps w:val="0"/>
          <w:smallCaps w:val="0"/>
          <w:strike w:val="0"/>
          <w:dstrike w:val="0"/>
          <w:outline w:val="0"/>
          <w:color w:val="44546a"/>
          <w:sz w:val="18"/>
          <w:szCs w:val="18"/>
          <w:u w:val="none" w:color="44546a"/>
          <w:shd w:val="nil" w:color="auto" w:fill="auto"/>
          <w:vertAlign w:val="baseline"/>
          <w:rtl w:val="0"/>
          <w:lang w:val="en-US"/>
          <w14:textFill>
            <w14:solidFill>
              <w14:srgbClr w14:val="44546A"/>
            </w14:solidFill>
          </w14:textFill>
        </w:rPr>
        <w:t>Figure 1: Facebook banners of 'Dicho i Palabranan di Antes' (left: Sayings and Words of the Past) and 'Literatura na Papiamentu' (right: Literature in Papiamentu)</w:t>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This quote doesn't just recall the past</w:t>
      </w:r>
      <w:r>
        <w:rPr>
          <w:rStyle w:val="None"/>
          <w:rFonts w:ascii="Times New Roman" w:hAnsi="Times New Roman" w:hint="default"/>
          <w:rtl w:val="0"/>
          <w:lang w:val="en-US"/>
        </w:rPr>
        <w:t>—</w:t>
      </w:r>
      <w:r>
        <w:rPr>
          <w:rStyle w:val="None"/>
          <w:rFonts w:ascii="Times New Roman" w:hAnsi="Times New Roman"/>
          <w:rtl w:val="0"/>
          <w:lang w:val="en-US"/>
        </w:rPr>
        <w:t>it reclaims it. The kunuku and chapi aren't mere artifacts, but rather emblems of endurance, creativity, and the will to speak in one's own tongue. To "pick up the chapi" is to continue the unfinished labor of cultural survival</w:t>
      </w:r>
      <w:r>
        <w:rPr>
          <w:rStyle w:val="None"/>
          <w:rFonts w:ascii="Times New Roman" w:hAnsi="Times New Roman" w:hint="default"/>
          <w:rtl w:val="0"/>
          <w:lang w:val="en-US"/>
        </w:rPr>
        <w:t>—</w:t>
      </w:r>
      <w:r>
        <w:rPr>
          <w:rStyle w:val="None"/>
          <w:rFonts w:ascii="Times New Roman" w:hAnsi="Times New Roman"/>
          <w:rtl w:val="0"/>
          <w:lang w:val="en-US"/>
        </w:rPr>
        <w:t>tending to a language that has always been both soil and song. In a digital landscape where Papiamentu is often polished into a tourist-friendly brand, these banners aim to do the opposite. They remind viewers that the language wasn't gently blended from colonial tongues, but birthed in struggle and resistance. Where some pages risk reducing Papiamentu to a tourist gaze, these communities attempt to dig deeper. In this sense, social media platforms can both empower cultural memory and justice and limit perspectives to see the gaze imposed by the tourist economy.</w:t>
      </w:r>
    </w:p>
    <w:p>
      <w:pPr>
        <w:pStyle w:val="Body"/>
        <w:spacing w:before="280" w:after="280" w:line="360" w:lineRule="auto"/>
        <w:jc w:val="both"/>
        <w:rPr>
          <w:rStyle w:val="None"/>
          <w:rFonts w:ascii="Times New Roman" w:cs="Times New Roman" w:hAnsi="Times New Roman" w:eastAsia="Times New Roman"/>
        </w:rPr>
      </w:pPr>
      <w:r>
        <w:rPr>
          <w:rStyle w:val="None"/>
          <w:rFonts w:ascii="Times New Roman" w:hAnsi="Times New Roman"/>
          <w:rtl w:val="0"/>
          <w:lang w:val="en-US"/>
        </w:rPr>
        <w:t>Beneath this celebration and exposure, however, lies a more troubling reality. These digital spaces often repackage the language's radical, anti-colonial roots into tools that monetize instant gratification and Ads.</w:t>
      </w:r>
      <w:r>
        <w:rPr>
          <w:rStyle w:val="None"/>
          <w:rFonts w:ascii="Times New Roman" w:cs="Times New Roman" w:hAnsi="Times New Roman" w:eastAsia="Times New Roman"/>
          <w:vertAlign w:val="superscript"/>
        </w:rPr>
        <w:footnoteReference w:id="26"/>
      </w:r>
      <w:r>
        <w:rPr>
          <w:rStyle w:val="None"/>
          <w:rFonts w:ascii="Times New Roman" w:hAnsi="Times New Roman"/>
          <w:shd w:val="clear" w:color="auto" w:fill="ffffff"/>
          <w:rtl w:val="0"/>
          <w:lang w:val="en-US"/>
        </w:rPr>
        <w:t xml:space="preserve"> This "platformization" of Papiamentu amplifies Cura</w:t>
      </w:r>
      <w:r>
        <w:rPr>
          <w:rStyle w:val="None"/>
          <w:rFonts w:ascii="Times New Roman" w:hAnsi="Times New Roman" w:hint="default"/>
          <w:shd w:val="clear" w:color="auto" w:fill="ffffff"/>
          <w:rtl w:val="0"/>
          <w:lang w:val="en-US"/>
        </w:rPr>
        <w:t>ç</w:t>
      </w:r>
      <w:r>
        <w:rPr>
          <w:rStyle w:val="None"/>
          <w:rFonts w:ascii="Times New Roman" w:hAnsi="Times New Roman"/>
          <w:shd w:val="clear" w:color="auto" w:fill="ffffff"/>
          <w:rtl w:val="0"/>
          <w:lang w:val="en-US"/>
        </w:rPr>
        <w:t>ao's cultural complexity while simultaneously flattening it into commodified narratives, highlighting the tension between local identity and global digital frameworks.</w:t>
      </w:r>
      <w:r>
        <w:rPr>
          <w:rStyle w:val="None"/>
          <w:rFonts w:ascii="Times New Roman" w:cs="Times New Roman" w:hAnsi="Times New Roman" w:eastAsia="Times New Roman"/>
          <w:shd w:val="clear" w:color="auto" w:fill="ffffff"/>
          <w:vertAlign w:val="superscript"/>
        </w:rPr>
        <w:footnoteReference w:id="27"/>
      </w:r>
      <w:r>
        <w:rPr>
          <w:rStyle w:val="None"/>
          <w:rFonts w:ascii="Times New Roman" w:hAnsi="Times New Roman"/>
          <w:shd w:val="clear" w:color="auto" w:fill="ffffff"/>
          <w:vertAlign w:val="superscript"/>
          <w:rtl w:val="0"/>
        </w:rPr>
        <w:t xml:space="preserve"> </w:t>
      </w:r>
      <w:r>
        <w:rPr>
          <w:rStyle w:val="None"/>
          <w:rFonts w:ascii="Times New Roman" w:hAnsi="Times New Roman"/>
          <w:rtl w:val="0"/>
          <w:lang w:val="en-US"/>
        </w:rPr>
        <w:t>Instead of Caribbean narratives from within, some social media posts reproduce the image of Cura</w:t>
      </w:r>
      <w:r>
        <w:rPr>
          <w:rStyle w:val="None"/>
          <w:rFonts w:ascii="Times New Roman" w:hAnsi="Times New Roman" w:hint="default"/>
          <w:rtl w:val="0"/>
          <w:lang w:val="en-US"/>
        </w:rPr>
        <w:t>ç</w:t>
      </w:r>
      <w:r>
        <w:rPr>
          <w:rStyle w:val="None"/>
          <w:rFonts w:ascii="Times New Roman" w:hAnsi="Times New Roman"/>
          <w:rtl w:val="0"/>
          <w:lang w:val="en-US"/>
        </w:rPr>
        <w:t>ao as having palm trees and turquoise beaches and gain far more reach and popularity than the aforementioned Facebook pages. The constant use of bilingual captions (Papiamentu with Dutch or English translations) subtly reinforces the old hierarchy, validating the language only when it's legible to colonial tongues. This mirrors the island's education systems, which reward fluency in Dutch and institutional formats while marginalizing Papiamentu.</w:t>
      </w:r>
    </w:p>
    <w:p>
      <w:pPr>
        <w:pStyle w:val="Body"/>
        <w:spacing w:after="240" w:line="360" w:lineRule="auto"/>
        <w:jc w:val="both"/>
        <w:rPr>
          <w:rStyle w:val="None"/>
          <w:rFonts w:ascii="Times New Roman" w:cs="Times New Roman" w:hAnsi="Times New Roman" w:eastAsia="Times New Roman"/>
          <w:shd w:val="clear" w:color="auto" w:fill="ffff00"/>
        </w:rPr>
      </w:pPr>
      <w:r>
        <w:rPr>
          <w:rStyle w:val="None"/>
          <w:rFonts w:ascii="Times New Roman" w:hAnsi="Times New Roman"/>
          <w:shd w:val="clear" w:color="auto" w:fill="ffffff"/>
          <w:rtl w:val="0"/>
          <w:lang w:val="en-US"/>
        </w:rPr>
        <w:t>Take, for example, the word dushi. It is one of the first words that generally comes to mind when people think of Papiamentu. Derived from the Spanish word 'dulce,' meaning 'sweet,' the word carries many other connotations, including 'tasty,' 'darling,' and 'lovely.' Its meaning, how it rolls off your tongue, and how it excites the tourist and their exoticized gaze of locals reinforce its use and popularity. Many such explanations are available on YouTube. The following explanation was developed by one of the Cura</w:t>
      </w:r>
      <w:r>
        <w:rPr>
          <w:rStyle w:val="None"/>
          <w:rFonts w:ascii="Times New Roman" w:hAnsi="Times New Roman" w:hint="default"/>
          <w:shd w:val="clear" w:color="auto" w:fill="ffffff"/>
          <w:rtl w:val="0"/>
          <w:lang w:val="en-US"/>
        </w:rPr>
        <w:t>ç</w:t>
      </w:r>
      <w:r>
        <w:rPr>
          <w:rStyle w:val="None"/>
          <w:rFonts w:ascii="Times New Roman" w:hAnsi="Times New Roman"/>
          <w:shd w:val="clear" w:color="auto" w:fill="ffffff"/>
          <w:rtl w:val="0"/>
          <w:lang w:val="en-US"/>
        </w:rPr>
        <w:t xml:space="preserve">aoan literary artists active on the FLI-platform, Sheedia Jansen. Her short video, one of the oldest I could find on YouTube explaining the word, walks the fine line between visibility and erasure, where belonging is both affirmed and contested, where the </w:t>
      </w:r>
      <w:r>
        <w:rPr>
          <w:rStyle w:val="None"/>
          <w:rFonts w:ascii="Times New Roman" w:hAnsi="Times New Roman"/>
          <w:rtl w:val="0"/>
        </w:rPr>
        <w:t xml:space="preserve">exoticization </w:t>
      </w:r>
      <w:r>
        <w:rPr>
          <w:rStyle w:val="None"/>
          <w:rFonts w:ascii="Times New Roman" w:hAnsi="Times New Roman"/>
          <w:shd w:val="clear" w:color="auto" w:fill="ffffff"/>
          <w:rtl w:val="0"/>
          <w:lang w:val="en-US"/>
        </w:rPr>
        <w:t>is exploited but also flipped into a sense of pride and love for Papiamentu.</w:t>
      </w:r>
      <w:r>
        <w:rPr>
          <w:rStyle w:val="None"/>
          <w:rFonts w:ascii="Times New Roman" w:cs="Times New Roman" w:hAnsi="Times New Roman" w:eastAsia="Times New Roman"/>
          <w:shd w:val="clear" w:color="auto" w:fill="ffffff"/>
          <w:vertAlign w:val="superscript"/>
        </w:rPr>
        <w:footnoteReference w:id="28"/>
      </w:r>
    </w:p>
    <w:p>
      <w:pPr>
        <w:pStyle w:val="Body"/>
        <w:spacing w:after="240" w:line="360" w:lineRule="auto"/>
        <w:jc w:val="both"/>
        <w:rPr>
          <w:rStyle w:val="None"/>
          <w:rFonts w:ascii="Times New Roman" w:cs="Times New Roman" w:hAnsi="Times New Roman" w:eastAsia="Times New Roman"/>
          <w:shd w:val="clear" w:color="auto" w:fill="ffffff"/>
        </w:rPr>
      </w:pPr>
    </w:p>
    <w:p>
      <w:pPr>
        <w:pStyle w:val="Body"/>
        <w:spacing w:after="240" w:line="360" w:lineRule="auto"/>
        <w:jc w:val="center"/>
        <w:rPr>
          <w:rStyle w:val="None"/>
          <w:rFonts w:ascii="Times New Roman" w:cs="Times New Roman" w:hAnsi="Times New Roman" w:eastAsia="Times New Roman"/>
          <w:shd w:val="clear" w:color="auto" w:fill="ffffff"/>
        </w:rPr>
      </w:pPr>
      <w:r>
        <w:rPr>
          <w:rStyle w:val="None"/>
          <w:rFonts w:ascii="Times New Roman" w:cs="Times New Roman" w:hAnsi="Times New Roman" w:eastAsia="Times New Roman"/>
          <w:shd w:val="clear" w:color="auto" w:fill="ffffff"/>
        </w:rPr>
        <w:drawing xmlns:a="http://schemas.openxmlformats.org/drawingml/2006/main">
          <wp:inline distT="0" distB="0" distL="0" distR="0">
            <wp:extent cx="5293584" cy="2928939"/>
            <wp:effectExtent l="0" t="0" r="0" b="0"/>
            <wp:docPr id="1073741827" name="officeArt object" descr="image7.png"/>
            <wp:cNvGraphicFramePr/>
            <a:graphic xmlns:a="http://schemas.openxmlformats.org/drawingml/2006/main">
              <a:graphicData uri="http://schemas.openxmlformats.org/drawingml/2006/picture">
                <pic:pic xmlns:pic="http://schemas.openxmlformats.org/drawingml/2006/picture">
                  <pic:nvPicPr>
                    <pic:cNvPr id="1073741827" name="image7.png" descr="image7.png"/>
                    <pic:cNvPicPr>
                      <a:picLocks noChangeAspect="1"/>
                    </pic:cNvPicPr>
                  </pic:nvPicPr>
                  <pic:blipFill>
                    <a:blip r:embed="rId6">
                      <a:extLst/>
                    </a:blip>
                    <a:stretch>
                      <a:fillRect/>
                    </a:stretch>
                  </pic:blipFill>
                  <pic:spPr>
                    <a:xfrm>
                      <a:off x="0" y="0"/>
                      <a:ext cx="5293584" cy="2928939"/>
                    </a:xfrm>
                    <a:prstGeom prst="rect">
                      <a:avLst/>
                    </a:prstGeom>
                    <a:ln w="12700" cap="flat">
                      <a:noFill/>
                      <a:miter lim="400000"/>
                    </a:ln>
                    <a:effectLst/>
                  </pic:spPr>
                </pic:pic>
              </a:graphicData>
            </a:graphic>
          </wp:inline>
        </w:drawing>
      </w:r>
    </w:p>
    <w:p>
      <w:pPr>
        <w:pStyle w:val="Body"/>
        <w:spacing w:after="200"/>
        <w:jc w:val="center"/>
        <w:rPr>
          <w:rStyle w:val="None"/>
          <w:rFonts w:ascii="Times New Roman" w:cs="Times New Roman" w:hAnsi="Times New Roman" w:eastAsia="Times New Roman"/>
          <w:i w:val="1"/>
          <w:iCs w:val="1"/>
          <w:caps w:val="0"/>
          <w:smallCaps w:val="0"/>
          <w:strike w:val="0"/>
          <w:dstrike w:val="0"/>
          <w:outline w:val="0"/>
          <w:color w:val="44546a"/>
          <w:sz w:val="18"/>
          <w:szCs w:val="18"/>
          <w:u w:val="none" w:color="44546a"/>
          <w:shd w:val="clear" w:color="auto" w:fill="ffffff"/>
          <w:vertAlign w:val="baseline"/>
          <w14:textFill>
            <w14:solidFill>
              <w14:srgbClr w14:val="44546A"/>
            </w14:solidFill>
          </w14:textFill>
        </w:rPr>
      </w:pPr>
      <w:r>
        <w:rPr>
          <w:rStyle w:val="None"/>
          <w:rFonts w:ascii="Times New Roman" w:hAnsi="Times New Roman"/>
          <w:i w:val="1"/>
          <w:iCs w:val="1"/>
          <w:caps w:val="0"/>
          <w:smallCaps w:val="0"/>
          <w:strike w:val="0"/>
          <w:dstrike w:val="0"/>
          <w:outline w:val="0"/>
          <w:color w:val="44546a"/>
          <w:sz w:val="18"/>
          <w:szCs w:val="18"/>
          <w:u w:val="none" w:color="44546a"/>
          <w:shd w:val="clear" w:color="auto" w:fill="ffffff"/>
          <w:vertAlign w:val="baseline"/>
          <w:rtl w:val="0"/>
          <w:lang w:val="en-US"/>
          <w14:textFill>
            <w14:solidFill>
              <w14:srgbClr w14:val="44546A"/>
            </w14:solidFill>
          </w14:textFill>
        </w:rPr>
        <w:t>Figure 2: Youtube video explaining the Papiamentu word 'Dushi'</w:t>
      </w:r>
    </w:p>
    <w:p>
      <w:pPr>
        <w:pStyle w:val="Body"/>
        <w:spacing w:line="360" w:lineRule="auto"/>
        <w:jc w:val="both"/>
        <w:rPr>
          <w:rStyle w:val="None"/>
          <w:rFonts w:ascii="Times New Roman" w:cs="Times New Roman" w:hAnsi="Times New Roman" w:eastAsia="Times New Roman"/>
          <w:shd w:val="clear" w:color="auto" w:fill="ffff00"/>
        </w:rPr>
      </w:pPr>
    </w:p>
    <w:p>
      <w:pPr>
        <w:pStyle w:val="Body"/>
        <w:spacing w:line="360" w:lineRule="auto"/>
        <w:jc w:val="both"/>
        <w:rPr>
          <w:rStyle w:val="None"/>
          <w:rFonts w:ascii="Times New Roman" w:cs="Times New Roman" w:hAnsi="Times New Roman" w:eastAsia="Times New Roman"/>
          <w:shd w:val="clear" w:color="auto" w:fill="ffffff"/>
        </w:rPr>
      </w:pPr>
      <w:r>
        <w:rPr>
          <w:rStyle w:val="None"/>
          <w:rFonts w:ascii="Times New Roman" w:hAnsi="Times New Roman"/>
          <w:shd w:val="clear" w:color="auto" w:fill="ffffff"/>
          <w:rtl w:val="0"/>
          <w:lang w:val="en-US"/>
        </w:rPr>
        <w:t>The same goes for channels like Papiamentu-o.tv, which broadcast sports chatter and short cultural bits for native speakers and celebrate Papiamentu/o, with 14.3k followers on Facebook, 3.8k on YouTube, and almost 18k on Instagram. Infotainment from 5W Press, with casual brunches in Creole, expands domains, but light fare sidesteps to island politics and other news related to the island's sovereignty. Yet, the brand also sits at a crossroads. The transformation of Papiamentu phrases and identity markers into consumable fashion risks commodification, glossing over the deeper structural histories of language marginali</w:t>
      </w:r>
      <w:ins w:id="21" w:date="2026-05-30T21:33:18Z" w:author="Editor">
        <w:r>
          <w:rPr>
            <w:rStyle w:val="None"/>
            <w:rFonts w:ascii="Times New Roman" w:hAnsi="Times New Roman"/>
            <w:shd w:val="clear" w:color="auto" w:fill="ffffff"/>
            <w:rtl w:val="0"/>
            <w:lang w:val="en-US"/>
          </w:rPr>
          <w:t>z</w:t>
        </w:r>
      </w:ins>
      <w:del w:id="22" w:date="2026-05-30T21:33:17Z" w:author="Editor">
        <w:r>
          <w:rPr>
            <w:rStyle w:val="None"/>
            <w:rFonts w:ascii="Times New Roman" w:hAnsi="Times New Roman"/>
            <w:shd w:val="clear" w:color="auto" w:fill="ffffff"/>
            <w:rtl w:val="0"/>
          </w:rPr>
          <w:delText>s</w:delText>
        </w:r>
      </w:del>
      <w:r>
        <w:rPr>
          <w:rStyle w:val="None"/>
          <w:rFonts w:ascii="Times New Roman" w:hAnsi="Times New Roman"/>
          <w:shd w:val="clear" w:color="auto" w:fill="ffffff"/>
          <w:rtl w:val="0"/>
          <w:lang w:val="en-US"/>
        </w:rPr>
        <w:t>ation, colonial legacies, and social inequality in Cura</w:t>
      </w:r>
      <w:r>
        <w:rPr>
          <w:rStyle w:val="None"/>
          <w:rFonts w:ascii="Times New Roman" w:hAnsi="Times New Roman" w:hint="default"/>
          <w:shd w:val="clear" w:color="auto" w:fill="ffffff"/>
          <w:rtl w:val="0"/>
          <w:lang w:val="en-US"/>
        </w:rPr>
        <w:t>ç</w:t>
      </w:r>
      <w:r>
        <w:rPr>
          <w:rStyle w:val="None"/>
          <w:rFonts w:ascii="Times New Roman" w:hAnsi="Times New Roman"/>
          <w:shd w:val="clear" w:color="auto" w:fill="ffffff"/>
          <w:rtl w:val="0"/>
          <w:lang w:val="en-US"/>
        </w:rPr>
        <w:t xml:space="preserve">ao. If Papiamentu, as a national identity marker, is to </w:t>
      </w:r>
      <w:del w:id="23" w:date="2026-05-30T21:33:28Z" w:author="Editor">
        <w:r>
          <w:rPr>
            <w:rStyle w:val="None"/>
            <w:rFonts w:ascii="Times New Roman" w:hAnsi="Times New Roman"/>
            <w:shd w:val="clear" w:color="auto" w:fill="ffffff"/>
            <w:rtl w:val="0"/>
            <w:lang w:val="en-US"/>
          </w:rPr>
          <w:delText>fulfil</w:delText>
        </w:r>
      </w:del>
      <w:ins w:id="24" w:date="2026-05-30T21:33:28Z" w:author="Editor">
        <w:r>
          <w:rPr>
            <w:rStyle w:val="None"/>
            <w:rFonts w:ascii="Times New Roman" w:hAnsi="Times New Roman"/>
            <w:shd w:val="clear" w:color="auto" w:fill="ffffff"/>
            <w:rtl w:val="0"/>
            <w:lang w:val="en-US"/>
          </w:rPr>
          <w:t>fulfill</w:t>
        </w:r>
      </w:ins>
      <w:r>
        <w:rPr>
          <w:rStyle w:val="None"/>
          <w:rFonts w:ascii="Times New Roman" w:hAnsi="Times New Roman"/>
          <w:shd w:val="clear" w:color="auto" w:fill="ffffff"/>
          <w:rtl w:val="0"/>
          <w:lang w:val="en-US"/>
        </w:rPr>
        <w:t xml:space="preserve"> a truly decolonial role, it would need to deepen its engagement with the literary richness and intricacies of the language. However, as the following section shows, the interview with Lijde indicates that the language's complexity is at odds with its status as a popular and accessible language for both locals and tourists.</w:t>
      </w:r>
    </w:p>
    <w:p>
      <w:pPr>
        <w:pStyle w:val="Body"/>
        <w:spacing w:line="360" w:lineRule="auto"/>
        <w:jc w:val="both"/>
        <w:rPr>
          <w:rStyle w:val="None"/>
          <w:rFonts w:ascii="Times New Roman" w:cs="Times New Roman" w:hAnsi="Times New Roman" w:eastAsia="Times New Roman"/>
          <w:shd w:val="clear" w:color="auto" w:fill="ffffff"/>
        </w:rPr>
      </w:pPr>
    </w:p>
    <w:p>
      <w:pPr>
        <w:pStyle w:val="Body"/>
        <w:spacing w:line="360" w:lineRule="auto"/>
        <w:jc w:val="both"/>
        <w:rPr>
          <w:rStyle w:val="None"/>
          <w:rFonts w:ascii="Times New Roman" w:cs="Times New Roman" w:hAnsi="Times New Roman" w:eastAsia="Times New Roman"/>
          <w:shd w:val="clear" w:color="auto" w:fill="ffff00"/>
        </w:rPr>
      </w:pPr>
    </w:p>
    <w:p>
      <w:pPr>
        <w:pStyle w:val="Body"/>
        <w:jc w:val="both"/>
        <w:rPr>
          <w:rStyle w:val="None"/>
          <w:rFonts w:ascii="Times New Roman" w:cs="Times New Roman" w:hAnsi="Times New Roman" w:eastAsia="Times New Roman"/>
        </w:rPr>
      </w:pPr>
    </w:p>
    <w:p>
      <w:pPr>
        <w:pStyle w:val="Heading 2"/>
        <w:numPr>
          <w:ilvl w:val="0"/>
          <w:numId w:val="2"/>
        </w:numPr>
        <w:bidi w:val="0"/>
        <w:ind w:right="0"/>
        <w:jc w:val="both"/>
        <w:rPr>
          <w:rFonts w:ascii="Times New Roman" w:hAnsi="Times New Roman"/>
          <w:outline w:val="0"/>
          <w:color w:val="000000"/>
          <w:sz w:val="32"/>
          <w:szCs w:val="32"/>
          <w:rtl w:val="0"/>
          <w:lang w:val="nl-NL"/>
          <w14:textFill>
            <w14:solidFill>
              <w14:srgbClr w14:val="000000"/>
            </w14:solidFill>
          </w14:textFill>
        </w:rPr>
      </w:pPr>
      <w:r>
        <w:rPr>
          <w:rStyle w:val="None"/>
          <w:rFonts w:ascii="Times New Roman" w:hAnsi="Times New Roman"/>
          <w:outline w:val="0"/>
          <w:color w:val="000000"/>
          <w:sz w:val="32"/>
          <w:szCs w:val="32"/>
          <w:u w:color="000000"/>
          <w:rtl w:val="0"/>
          <w:lang w:val="nl-NL"/>
          <w14:textFill>
            <w14:solidFill>
              <w14:srgbClr w14:val="000000"/>
            </w14:solidFill>
          </w14:textFill>
        </w:rPr>
        <w:t>The personal narrative of Gerald Lijde, former rapper 'Nok Blok'</w:t>
      </w:r>
    </w:p>
    <w:p>
      <w:pPr>
        <w:pStyle w:val="Body"/>
        <w:spacing w:line="360" w:lineRule="auto"/>
        <w:jc w:val="both"/>
        <w:rPr>
          <w:rStyle w:val="None"/>
          <w:rFonts w:ascii="Times New Roman" w:cs="Times New Roman" w:hAnsi="Times New Roman" w:eastAsia="Times New Roman"/>
        </w:rPr>
      </w:pP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It is Tuesday, the kids just arrived at school, and the morning rush hour is disappearing. The sun is low, and the air is still cool, when I close my car door. A notification pops up on my phone: "Meet up with Gerald Lijde, April 2</w:t>
      </w:r>
      <w:r>
        <w:rPr>
          <w:rStyle w:val="None"/>
          <w:rFonts w:ascii="Times New Roman" w:hAnsi="Times New Roman"/>
          <w:vertAlign w:val="superscript"/>
          <w:rtl w:val="0"/>
        </w:rPr>
        <w:t>nd</w:t>
      </w:r>
      <w:r>
        <w:rPr>
          <w:rStyle w:val="None"/>
          <w:rFonts w:ascii="Times New Roman" w:hAnsi="Times New Roman"/>
          <w:rtl w:val="0"/>
          <w:lang w:val="en-US"/>
        </w:rPr>
        <w:t xml:space="preserve"> 2023, 8:30 AM, at Pakaya Society." Pakaya Society is a coffee shop owned by a mutual friend that serves as Lijde and my unofficial morning sanctuary, near the primary school of my two older sons. The open-air terrace was its usual vibrant self, a symphony of parents grabbing a precious moment after school drop-off, their conversations </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a mix of Papiamentu, Dutch, and English </w:t>
      </w:r>
      <w:r>
        <w:rPr>
          <w:rStyle w:val="None"/>
          <w:rFonts w:ascii="Times New Roman" w:hAnsi="Times New Roman" w:hint="default"/>
          <w:rtl w:val="0"/>
          <w:lang w:val="en-US"/>
        </w:rPr>
        <w:t xml:space="preserve">— </w:t>
      </w:r>
      <w:r>
        <w:rPr>
          <w:rStyle w:val="None"/>
          <w:rFonts w:ascii="Times New Roman" w:hAnsi="Times New Roman"/>
          <w:rtl w:val="0"/>
          <w:lang w:val="en-US"/>
        </w:rPr>
        <w:t>ranging from local gossip and the absurdities of small-island life to global politics. I felt excited, since planning this meeting took a few tries, and I was really looking for a specific social media personality.</w:t>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 xml:space="preserve">To ground my theoretical assumptions of how Papiamentu interacts with social media, I wanted to discuss the production of online content in Papiamentu with someone who does it consciously, who can engage with and deepen my scholarly analysis. I was not necessarily looking for someone who produces content </w:t>
      </w:r>
      <w:r>
        <w:rPr>
          <w:rStyle w:val="None"/>
          <w:rFonts w:ascii="Times New Roman" w:hAnsi="Times New Roman"/>
          <w:i w:val="1"/>
          <w:iCs w:val="1"/>
          <w:rtl w:val="0"/>
          <w:lang w:val="en-US"/>
        </w:rPr>
        <w:t>about</w:t>
      </w:r>
      <w:r>
        <w:rPr>
          <w:rStyle w:val="None"/>
          <w:rFonts w:ascii="Times New Roman" w:hAnsi="Times New Roman"/>
          <w:rtl w:val="0"/>
          <w:lang w:val="en-US"/>
        </w:rPr>
        <w:t xml:space="preserve"> Papiamentu, but rather someone who possesses a deep sense of pride and love for the language and who uses it playfully and artistically. I called my old friend, Gerald Lijde. We had been part of</w:t>
      </w:r>
      <w:ins w:id="25" w:date="2026-05-30T21:34:57Z" w:author="Editor">
        <w:r>
          <w:rPr>
            <w:rStyle w:val="None"/>
            <w:rFonts w:ascii="Times New Roman" w:hAnsi="Times New Roman"/>
            <w:rtl w:val="0"/>
            <w:lang w:val="en-US"/>
          </w:rPr>
          <w:t xml:space="preserve"> </w:t>
        </w:r>
      </w:ins>
      <w:r>
        <w:rPr>
          <w:rStyle w:val="None"/>
          <w:rFonts w:ascii="Times New Roman" w:hAnsi="Times New Roman"/>
          <w:rtl w:val="0"/>
          <w:lang w:val="en-US"/>
        </w:rPr>
        <w:t>the same social universe since high school in Cura</w:t>
      </w:r>
      <w:r>
        <w:rPr>
          <w:rStyle w:val="None"/>
          <w:rFonts w:ascii="Times New Roman" w:hAnsi="Times New Roman" w:hint="default"/>
          <w:rtl w:val="0"/>
          <w:lang w:val="en-US"/>
        </w:rPr>
        <w:t>ç</w:t>
      </w:r>
      <w:r>
        <w:rPr>
          <w:rStyle w:val="None"/>
          <w:rFonts w:ascii="Times New Roman" w:hAnsi="Times New Roman"/>
          <w:rtl w:val="0"/>
          <w:lang w:val="en-US"/>
        </w:rPr>
        <w:t xml:space="preserve">ao. Our friendship ignited when we were both young Caribbean men living in Amsterdam, chasing academic and professional careers </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him as a chemist for Shell and rapper, me as an anthropologist, poet, and theater performer </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and frequenting the same clubs as part of the Dutch nightlife. </w:t>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Some context is necessary to understand Lijde's perspective. Today, he is an influencer, a living archive of the language in motion. From 2004 to 2016, he was also Nok Blok, a member of the iconic rap collective Immorales (also known as IMMO), spitting verses in Rotterdam clubs while, on the other side of the Atlantic, Dutch authorities were tightening borders, paranoid about cocaine routes threading through Cura</w:t>
      </w:r>
      <w:r>
        <w:rPr>
          <w:rStyle w:val="None"/>
          <w:rFonts w:ascii="Times New Roman" w:hAnsi="Times New Roman" w:hint="default"/>
          <w:rtl w:val="0"/>
          <w:lang w:val="en-US"/>
        </w:rPr>
        <w:t>ç</w:t>
      </w:r>
      <w:r>
        <w:rPr>
          <w:rStyle w:val="None"/>
          <w:rFonts w:ascii="Times New Roman" w:hAnsi="Times New Roman"/>
          <w:rtl w:val="0"/>
          <w:lang w:val="pt-PT"/>
        </w:rPr>
        <w:t>ao.</w:t>
      </w:r>
      <w:r>
        <w:rPr>
          <w:rStyle w:val="None"/>
          <w:rFonts w:ascii="Times New Roman" w:cs="Times New Roman" w:hAnsi="Times New Roman" w:eastAsia="Times New Roman"/>
          <w:vertAlign w:val="superscript"/>
        </w:rPr>
        <w:footnoteReference w:id="29"/>
      </w:r>
      <w:r>
        <w:rPr>
          <w:rStyle w:val="None"/>
          <w:rFonts w:ascii="Times New Roman" w:hAnsi="Times New Roman"/>
          <w:rtl w:val="0"/>
          <w:lang w:val="en-US"/>
        </w:rPr>
        <w:t xml:space="preserve"> Immorales embodied this moment. Back then, they were the evolution of bubbling music which exploded in the late '80s when DJ Moortje and MC Pester cranked dancehall reggae into something faster, nastier, and unapologetically Papiamentu.</w:t>
      </w:r>
      <w:r>
        <w:rPr>
          <w:rStyle w:val="None"/>
          <w:rFonts w:ascii="Times New Roman" w:cs="Times New Roman" w:hAnsi="Times New Roman" w:eastAsia="Times New Roman"/>
          <w:vertAlign w:val="superscript"/>
        </w:rPr>
        <w:footnoteReference w:id="30"/>
      </w:r>
      <w:r>
        <w:rPr>
          <w:rStyle w:val="None"/>
          <w:rFonts w:ascii="Times New Roman" w:hAnsi="Times New Roman"/>
          <w:rtl w:val="0"/>
          <w:lang w:val="en-US"/>
        </w:rPr>
        <w:t xml:space="preserve"> In the early 2000s, Immorales took that foundation and layered in reggaeton, crafting something that traveled between islands and continents. Although he has an online following, much of his popularity now manifests in shouts in the streets and subtle fist-bumps of recognition. In Cura</w:t>
      </w:r>
      <w:r>
        <w:rPr>
          <w:rStyle w:val="None"/>
          <w:rFonts w:ascii="Times New Roman" w:hAnsi="Times New Roman" w:hint="default"/>
          <w:rtl w:val="0"/>
          <w:lang w:val="en-US"/>
        </w:rPr>
        <w:t>ç</w:t>
      </w:r>
      <w:r>
        <w:rPr>
          <w:rStyle w:val="None"/>
          <w:rFonts w:ascii="Times New Roman" w:hAnsi="Times New Roman"/>
          <w:rtl w:val="0"/>
          <w:lang w:val="en-US"/>
        </w:rPr>
        <w:t>ao, Lijde gradually transformed from Nok Blok into a project manager at the same refinery where his father once worked. We lost touch until years later, when I started revisiting Cura</w:t>
      </w:r>
      <w:r>
        <w:rPr>
          <w:rStyle w:val="None"/>
          <w:rFonts w:ascii="Times New Roman" w:hAnsi="Times New Roman" w:hint="default"/>
          <w:rtl w:val="0"/>
          <w:lang w:val="en-US"/>
        </w:rPr>
        <w:t>ç</w:t>
      </w:r>
      <w:r>
        <w:rPr>
          <w:rStyle w:val="None"/>
          <w:rFonts w:ascii="Times New Roman" w:hAnsi="Times New Roman"/>
          <w:rtl w:val="0"/>
          <w:lang w:val="pt-PT"/>
        </w:rPr>
        <w:t>ao</w:t>
      </w:r>
      <w:r>
        <w:rPr>
          <w:rStyle w:val="None"/>
          <w:rFonts w:ascii="Times New Roman" w:hAnsi="Times New Roman" w:hint="default"/>
          <w:rtl w:val="0"/>
          <w:lang w:val="en-US"/>
        </w:rPr>
        <w:t>—</w:t>
      </w:r>
      <w:r>
        <w:rPr>
          <w:rStyle w:val="None"/>
          <w:rFonts w:ascii="Times New Roman" w:hAnsi="Times New Roman"/>
          <w:rtl w:val="0"/>
          <w:lang w:val="en-US"/>
        </w:rPr>
        <w:t>exporting innovation services for the City of Amsterdam, playing public servant. The pull of home intensified when I became a parent. My wife and I moved back during the COVID lockdowns, our umbilical cords calling us back to the island where they'd been buried. Lijde and I immediately started reconnecting again.</w:t>
      </w:r>
    </w:p>
    <w:p>
      <w:pPr>
        <w:pStyle w:val="Body"/>
        <w:spacing w:line="360" w:lineRule="auto"/>
        <w:jc w:val="both"/>
        <w:rPr>
          <w:rStyle w:val="None"/>
          <w:rFonts w:ascii="Times New Roman" w:cs="Times New Roman" w:hAnsi="Times New Roman" w:eastAsia="Times New Roman"/>
          <w:shd w:val="clear" w:color="auto" w:fill="ffffff"/>
        </w:rPr>
      </w:pPr>
      <w:r>
        <w:rPr>
          <w:rStyle w:val="None"/>
          <w:rFonts w:ascii="Times New Roman" w:hAnsi="Times New Roman"/>
          <w:shd w:val="clear" w:color="auto" w:fill="ffffff"/>
          <w:rtl w:val="0"/>
          <w:lang w:val="en-US"/>
        </w:rPr>
        <w:t>Lijde arrives at our meeting in sharp office wear</w:t>
      </w:r>
      <w:r>
        <w:rPr>
          <w:rStyle w:val="None"/>
          <w:rFonts w:ascii="Times New Roman" w:hAnsi="Times New Roman" w:hint="default"/>
          <w:shd w:val="clear" w:color="auto" w:fill="ffffff"/>
          <w:rtl w:val="0"/>
          <w:lang w:val="en-US"/>
        </w:rPr>
        <w:t>—</w:t>
      </w:r>
      <w:r>
        <w:rPr>
          <w:rStyle w:val="None"/>
          <w:rFonts w:ascii="Times New Roman" w:hAnsi="Times New Roman"/>
          <w:shd w:val="clear" w:color="auto" w:fill="ffffff"/>
          <w:rtl w:val="0"/>
          <w:lang w:val="en-US"/>
        </w:rPr>
        <w:t>no gym clothes or street wear today.  Those shades he always wears make it impossible to tell what he's actually looking at. His phone never leaves his hand, screen illuminating his face every few seconds. Between his three kids and mine, his high-stakes role as a project manager at the island</w:t>
      </w:r>
      <w:r>
        <w:rPr>
          <w:rStyle w:val="None"/>
          <w:rFonts w:ascii="Times New Roman" w:hAnsi="Times New Roman" w:hint="default"/>
          <w:shd w:val="clear" w:color="auto" w:fill="ffffff"/>
          <w:rtl w:val="0"/>
          <w:lang w:val="en-US"/>
        </w:rPr>
        <w:t>’</w:t>
      </w:r>
      <w:r>
        <w:rPr>
          <w:rStyle w:val="None"/>
          <w:rFonts w:ascii="Times New Roman" w:hAnsi="Times New Roman"/>
          <w:shd w:val="clear" w:color="auto" w:fill="ffffff"/>
          <w:rtl w:val="0"/>
          <w:lang w:val="en-US"/>
        </w:rPr>
        <w:t>s industrial port and my strategic advisory role in the arts and city development, matching our schedules has been like a mathematical formula for controlled chaos. We both order shlongs (long blacks with less hot water). He adds a grilled cheese sandwich. Our mutual friend, who owns the place, lets us slip into the back office, where he also runs a marketing agency. The AC hums away the sweaty morning rush.</w:t>
      </w:r>
    </w:p>
    <w:p>
      <w:pPr>
        <w:pStyle w:val="Body"/>
        <w:spacing w:line="360" w:lineRule="auto"/>
        <w:jc w:val="both"/>
        <w:rPr>
          <w:rStyle w:val="None"/>
          <w:rFonts w:ascii="Times New Roman" w:cs="Times New Roman" w:hAnsi="Times New Roman" w:eastAsia="Times New Roman"/>
        </w:rPr>
      </w:pPr>
    </w:p>
    <w:p>
      <w:pPr>
        <w:pStyle w:val="Heading 3"/>
        <w:spacing w:after="240" w:line="360" w:lineRule="auto"/>
        <w:jc w:val="both"/>
        <w:rPr>
          <w:rStyle w:val="None"/>
          <w:rFonts w:ascii="Times New Roman" w:cs="Times New Roman" w:hAnsi="Times New Roman" w:eastAsia="Times New Roman"/>
        </w:rPr>
      </w:pPr>
      <w:bookmarkStart w:name="_headingh.i7s5klequqau" w:id="26"/>
      <w:bookmarkEnd w:id="26"/>
      <w:r>
        <w:rPr>
          <w:rStyle w:val="None"/>
          <w:b w:val="0"/>
          <w:bCs w:val="0"/>
          <w:i w:val="1"/>
          <w:iCs w:val="1"/>
          <w:rtl w:val="0"/>
        </w:rPr>
        <w:t>D</w:t>
      </w:r>
      <w:r>
        <w:rPr>
          <w:rStyle w:val="None"/>
          <w:b w:val="0"/>
          <w:bCs w:val="0"/>
          <w:i w:val="1"/>
          <w:iCs w:val="1"/>
          <w:rtl w:val="0"/>
          <w:lang w:val="en-US"/>
        </w:rPr>
        <w:t>igital selves as a practice of being</w:t>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"So here's the thing," I start, watching him settle into the chair. "You barely mention the rap stuff nowadays. Your posts are all about transitions, youth to adulthood, this constant evolution. But Nok Blok was huge for you, right? How do I even explain who you are?"</w:t>
      </w: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"What Nok Blok did was, he found, discovered an avenue in which I could use all the language skills I have creatively," Gerald Lijde starts.</w:t>
      </w:r>
    </w:p>
    <w:p>
      <w:pPr>
        <w:pStyle w:val="Body"/>
        <w:spacing w:line="360" w:lineRule="auto"/>
        <w:jc w:val="both"/>
        <w:rPr>
          <w:rStyle w:val="None"/>
          <w:rFonts w:ascii="Times New Roman" w:cs="Times New Roman" w:hAnsi="Times New Roman" w:eastAsia="Times New Roman"/>
        </w:rPr>
      </w:pP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i w:val="1"/>
          <w:iCs w:val="1"/>
          <w:rtl w:val="0"/>
        </w:rPr>
        <w:t>He</w:t>
      </w:r>
      <w:r>
        <w:rPr>
          <w:rStyle w:val="None"/>
          <w:rFonts w:ascii="Times New Roman" w:hAnsi="Times New Roman"/>
          <w:rtl w:val="0"/>
          <w:lang w:val="en-US"/>
        </w:rPr>
        <w:t>. Third person. Gerald Lijde talks about Nok Blok like a former roommate, someone he knows intimately but no longer inhabits. This linguistic distancing fascinates me</w:t>
      </w:r>
      <w:r>
        <w:rPr>
          <w:rStyle w:val="None"/>
          <w:rFonts w:ascii="Times New Roman" w:hAnsi="Times New Roman" w:hint="default"/>
          <w:rtl w:val="0"/>
          <w:lang w:val="en-US"/>
        </w:rPr>
        <w:t>—</w:t>
      </w:r>
      <w:r>
        <w:rPr>
          <w:rStyle w:val="None"/>
          <w:rFonts w:ascii="Times New Roman" w:hAnsi="Times New Roman"/>
          <w:rtl w:val="0"/>
          <w:lang w:val="en-US"/>
        </w:rPr>
        <w:t xml:space="preserve">online, he constantly code-switches between these selves. Though this article addresses the topic of identity, Lijde seems to unsettle aspects of "home" and "identity" as fixed anchors, reimagining them as fluid and lived becoming, making social media platforms seem like his laboratory. Recently his Instagram feels corporate, all professionally polished project management. Other times, wordplay sneaks through, those old lyricist muscles flexing. He goes silent for weeks, then posts daily. He'll delete everything, vanish, resurface. </w:t>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 xml:space="preserve">Nok Blok built his reputation on verses that shifted perspective mid-bar, that played with bubbling's conventions while dismantling them. In one video (see image below) </w:t>
      </w:r>
      <w:r>
        <w:rPr>
          <w:rStyle w:val="None"/>
          <w:rFonts w:ascii="Times New Roman" w:hAnsi="Times New Roman" w:hint="default"/>
          <w:rtl w:val="0"/>
          <w:lang w:val="en-US"/>
        </w:rPr>
        <w:t xml:space="preserve">— </w:t>
      </w:r>
      <w:r>
        <w:rPr>
          <w:rStyle w:val="None"/>
          <w:rFonts w:ascii="Times New Roman" w:hAnsi="Times New Roman"/>
          <w:rtl w:val="0"/>
          <w:lang w:val="en-US"/>
        </w:rPr>
        <w:t>Immorales member Pimpi Stinki's "Selfie"</w:t>
      </w:r>
      <w:r>
        <w:rPr>
          <w:rStyle w:val="None"/>
          <w:rFonts w:ascii="Times New Roman" w:hAnsi="Times New Roman" w:hint="default"/>
          <w:rtl w:val="0"/>
          <w:lang w:val="en-US"/>
        </w:rPr>
        <w:t xml:space="preserve">— </w:t>
      </w:r>
      <w:r>
        <w:rPr>
          <w:rStyle w:val="None"/>
          <w:rFonts w:ascii="Times New Roman" w:hAnsi="Times New Roman"/>
          <w:rtl w:val="0"/>
          <w:lang w:val="en-US"/>
        </w:rPr>
        <w:t>Nok Blok roasted the whole selfie culture in verse while clearly enjoying being filmed himself. He was also the only member wearing street clothes in one scene and a buttoned-up shirt in another scene. The contradiction seems to be the point. He critiques and participates simultaneously, never letting you pin him down.</w:t>
      </w:r>
    </w:p>
    <w:p>
      <w:pPr>
        <w:pStyle w:val="Body"/>
        <w:spacing w:line="360" w:lineRule="auto"/>
        <w:jc w:val="both"/>
        <w:rPr>
          <w:rStyle w:val="None"/>
          <w:rFonts w:ascii="Times New Roman" w:cs="Times New Roman" w:hAnsi="Times New Roman" w:eastAsia="Times New Roman"/>
        </w:rPr>
      </w:pPr>
    </w:p>
    <w:p>
      <w:pPr>
        <w:pStyle w:val="Body"/>
        <w:spacing w:line="360" w:lineRule="auto"/>
        <w:jc w:val="center"/>
        <w:rPr>
          <w:rStyle w:val="None"/>
          <w:rFonts w:ascii="Times New Roman" w:cs="Times New Roman" w:hAnsi="Times New Roman" w:eastAsia="Times New Roman"/>
        </w:rPr>
      </w:pPr>
      <w:r>
        <w:rPr>
          <w:rStyle w:val="None"/>
          <w:rFonts w:ascii="Times New Roman" w:cs="Times New Roman" w:hAnsi="Times New Roman" w:eastAsia="Times New Roman"/>
        </w:rPr>
        <w:drawing xmlns:a="http://schemas.openxmlformats.org/drawingml/2006/main">
          <wp:inline distT="0" distB="0" distL="0" distR="0">
            <wp:extent cx="5943600" cy="3383280"/>
            <wp:effectExtent l="0" t="0" r="0" b="0"/>
            <wp:docPr id="1073741828" name="officeArt object" descr="image8.png"/>
            <wp:cNvGraphicFramePr/>
            <a:graphic xmlns:a="http://schemas.openxmlformats.org/drawingml/2006/main">
              <a:graphicData uri="http://schemas.openxmlformats.org/drawingml/2006/picture">
                <pic:pic xmlns:pic="http://schemas.openxmlformats.org/drawingml/2006/picture">
                  <pic:nvPicPr>
                    <pic:cNvPr id="1073741828" name="image8.png" descr="image8.png"/>
                    <pic:cNvPicPr>
                      <a:picLocks noChangeAspect="1"/>
                    </pic:cNvPicPr>
                  </pic:nvPicPr>
                  <pic:blipFill>
                    <a:blip r:embed="rId7">
                      <a:extLst/>
                    </a:blip>
                    <a:stretch>
                      <a:fillRect/>
                    </a:stretch>
                  </pic:blipFill>
                  <pic:spPr>
                    <a:xfrm>
                      <a:off x="0" y="0"/>
                      <a:ext cx="5943600" cy="3383280"/>
                    </a:xfrm>
                    <a:prstGeom prst="rect">
                      <a:avLst/>
                    </a:prstGeom>
                    <a:ln w="12700" cap="flat">
                      <a:noFill/>
                      <a:miter lim="400000"/>
                    </a:ln>
                    <a:effectLst/>
                  </pic:spPr>
                </pic:pic>
              </a:graphicData>
            </a:graphic>
          </wp:inline>
        </w:drawing>
      </w:r>
    </w:p>
    <w:p>
      <w:pPr>
        <w:pStyle w:val="Body"/>
        <w:spacing w:after="200"/>
        <w:jc w:val="center"/>
        <w:rPr>
          <w:rStyle w:val="None"/>
          <w:rFonts w:ascii="Times New Roman" w:cs="Times New Roman" w:hAnsi="Times New Roman" w:eastAsia="Times New Roman"/>
        </w:rPr>
      </w:pPr>
      <w:r>
        <w:rPr>
          <w:rStyle w:val="None"/>
          <w:rFonts w:ascii="Times New Roman" w:hAnsi="Times New Roman"/>
          <w:i w:val="1"/>
          <w:iCs w:val="1"/>
          <w:outline w:val="0"/>
          <w:color w:val="44546a"/>
          <w:sz w:val="18"/>
          <w:szCs w:val="18"/>
          <w:u w:color="44546a"/>
          <w:rtl w:val="0"/>
          <w:lang w:val="en-US"/>
          <w14:textFill>
            <w14:solidFill>
              <w14:srgbClr w14:val="44546A"/>
            </w14:solidFill>
          </w14:textFill>
        </w:rPr>
        <w:t>Figure 3: Nok Blok's verse featured in the video clip of Immorales member Pimpi Stinki's song 'Selfie.'</w:t>
      </w:r>
    </w:p>
    <w:p>
      <w:pPr>
        <w:pStyle w:val="Body"/>
        <w:spacing w:after="240" w:line="360" w:lineRule="auto"/>
        <w:jc w:val="both"/>
        <w:rPr>
          <w:rStyle w:val="None"/>
          <w:rFonts w:ascii="Times New Roman" w:cs="Times New Roman" w:hAnsi="Times New Roman" w:eastAsia="Times New Roman"/>
        </w:rPr>
      </w:pP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hint="default"/>
          <w:rtl w:val="0"/>
          <w:lang w:val="en-US"/>
        </w:rPr>
        <w:t>“</w:t>
      </w:r>
      <w:r>
        <w:rPr>
          <w:rStyle w:val="None"/>
          <w:rFonts w:ascii="Times New Roman" w:hAnsi="Times New Roman"/>
          <w:rtl w:val="0"/>
          <w:lang w:val="en-US"/>
        </w:rPr>
        <w:t>So how do I address you?</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 pushed. </w:t>
      </w:r>
      <w:r>
        <w:rPr>
          <w:rStyle w:val="None"/>
          <w:rFonts w:ascii="Times New Roman" w:hAnsi="Times New Roman" w:hint="default"/>
          <w:rtl w:val="0"/>
          <w:lang w:val="en-US"/>
        </w:rPr>
        <w:t>“</w:t>
      </w:r>
      <w:r>
        <w:rPr>
          <w:rStyle w:val="None"/>
          <w:rFonts w:ascii="Times New Roman" w:hAnsi="Times New Roman"/>
          <w:rtl w:val="0"/>
          <w:lang w:val="en-US"/>
        </w:rPr>
        <w:t>You are Nok Blok, but you</w:t>
      </w:r>
      <w:r>
        <w:rPr>
          <w:rStyle w:val="None"/>
          <w:rFonts w:ascii="Times New Roman" w:hAnsi="Times New Roman" w:hint="default"/>
          <w:rtl w:val="0"/>
          <w:lang w:val="en-US"/>
        </w:rPr>
        <w:t>’</w:t>
      </w:r>
      <w:r>
        <w:rPr>
          <w:rStyle w:val="None"/>
          <w:rFonts w:ascii="Times New Roman" w:hAnsi="Times New Roman"/>
          <w:rtl w:val="0"/>
          <w:lang w:val="en-US"/>
        </w:rPr>
        <w:t>re so clearly not just that.</w:t>
      </w:r>
      <w:r>
        <w:rPr>
          <w:rStyle w:val="None"/>
          <w:rFonts w:ascii="Times New Roman" w:hAnsi="Times New Roman" w:hint="default"/>
          <w:rtl w:val="0"/>
          <w:lang w:val="en-US"/>
        </w:rPr>
        <w:t>”</w:t>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hint="default"/>
          <w:rtl w:val="0"/>
          <w:lang w:val="en-US"/>
        </w:rPr>
        <w:t>“</w:t>
      </w:r>
      <w:r>
        <w:rPr>
          <w:rStyle w:val="None"/>
          <w:rFonts w:ascii="Times New Roman" w:hAnsi="Times New Roman"/>
          <w:rtl w:val="0"/>
          <w:lang w:val="en-US"/>
        </w:rPr>
        <w:t>I have loved reading books since I was little,</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he responded. </w:t>
      </w:r>
      <w:r>
        <w:rPr>
          <w:rStyle w:val="None"/>
          <w:rFonts w:ascii="Times New Roman" w:hAnsi="Times New Roman" w:hint="default"/>
          <w:rtl w:val="0"/>
          <w:lang w:val="en-US"/>
        </w:rPr>
        <w:t>“</w:t>
      </w:r>
      <w:r>
        <w:rPr>
          <w:rStyle w:val="None"/>
          <w:rFonts w:ascii="Times New Roman" w:hAnsi="Times New Roman"/>
          <w:rtl w:val="0"/>
          <w:lang w:val="en-US"/>
        </w:rPr>
        <w:t>I read a ton of books as a child, the absolute, typical nerd. Delving into science and equations.</w:t>
      </w:r>
      <w:r>
        <w:rPr>
          <w:rStyle w:val="None"/>
          <w:rFonts w:ascii="Times New Roman" w:hAnsi="Times New Roman" w:hint="default"/>
          <w:rtl w:val="0"/>
          <w:lang w:val="en-US"/>
        </w:rPr>
        <w:t>”</w:t>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This was not the answer to my question, but it was the key. He wasn't a man leaving a part of himself behind; he was a collage, layering the bookish nerd, the chemist, the father, the industrial energy project manager, and the razor-tongued rapper into a single, evolving self. Critical introspection meets a public persona, showcasing his humanity through both his strengths and flaws. Maybe it is because he was speaking to a friend who has a PhD in cultural anthropology. Would he have responded differently if I were a journalist or a TV celebrity? Lijde's self-description can be interpreted as a reflection of the symbiotic relationship between human identity and technology, where digital platforms serve as tools for self-representation and self-exploration, resonating a notion of technics as fundamental to shaping individual and collective identities in the digital age.</w:t>
      </w:r>
      <w:r>
        <w:rPr>
          <w:rStyle w:val="None"/>
          <w:rFonts w:ascii="Times New Roman" w:cs="Times New Roman" w:hAnsi="Times New Roman" w:eastAsia="Times New Roman"/>
          <w:vertAlign w:val="superscript"/>
        </w:rPr>
        <w:footnoteReference w:id="31"/>
      </w: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 xml:space="preserve">Figure 4 shows three of Lijde's tiles he pinned to his Instagram profile in 2023. They reminded me of quotes he had shared from the Ecuadorian self-help guru Yung Pueblo via Instagram stories a few months earlier. The recurring pattern of these pinned tiles is that Lijde encourages others to rely on their intuition and judgment rather than conforming to external expectations or societal norms. By suggesting that personal authenticity and self-trust are the highest virtues, Lijde promotes a holistic view of personal development. He advocates for self-discovery and self-acceptance, emphasizing that true fulfillment arises from deconstructing and overcoming personal traits that perpetuate a negative self-image. </w:t>
      </w:r>
    </w:p>
    <w:p>
      <w:pPr>
        <w:pStyle w:val="Body"/>
        <w:spacing w:line="360" w:lineRule="auto"/>
        <w:jc w:val="both"/>
        <w:rPr>
          <w:rStyle w:val="None"/>
          <w:rFonts w:ascii="Times New Roman" w:cs="Times New Roman" w:hAnsi="Times New Roman" w:eastAsia="Times New Roman"/>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Papiamentu moves through his posts not as a cultural preservation project but as a daily practice, the day-to-day medium through which transformation happens. When he code-switches between languages, personas, silence and speech, social media presence and absence, he is not contradicting himself but rather showing how identity actually works in the transnational Caribbean</w:t>
      </w:r>
      <w:r>
        <w:rPr>
          <w:rStyle w:val="None"/>
          <w:rFonts w:ascii="Times New Roman" w:hAnsi="Times New Roman" w:hint="default"/>
          <w:rtl w:val="0"/>
          <w:lang w:val="en-US"/>
        </w:rPr>
        <w:t>—</w:t>
      </w:r>
      <w:r>
        <w:rPr>
          <w:rStyle w:val="None"/>
          <w:rFonts w:ascii="Times New Roman" w:hAnsi="Times New Roman"/>
          <w:rtl w:val="0"/>
          <w:lang w:val="it-IT"/>
        </w:rPr>
        <w:t xml:space="preserve">fluid, strategic, multiple, alive. </w:t>
      </w:r>
    </w:p>
    <w:p>
      <w:pPr>
        <w:pStyle w:val="Body"/>
        <w:spacing w:line="360" w:lineRule="auto"/>
        <w:jc w:val="both"/>
        <w:rPr>
          <w:rStyle w:val="None"/>
          <w:rFonts w:ascii="Times New Roman" w:cs="Times New Roman" w:hAnsi="Times New Roman" w:eastAsia="Times New Roman"/>
        </w:rPr>
      </w:pPr>
    </w:p>
    <w:p>
      <w:pPr>
        <w:pStyle w:val="Body"/>
        <w:spacing w:line="360" w:lineRule="auto"/>
        <w:jc w:val="center"/>
        <w:rPr>
          <w:rStyle w:val="None"/>
          <w:rFonts w:ascii="Times New Roman" w:cs="Times New Roman" w:hAnsi="Times New Roman" w:eastAsia="Times New Roman"/>
        </w:rPr>
      </w:pPr>
      <w:r>
        <w:rPr>
          <w:rStyle w:val="None"/>
          <w:rFonts w:ascii="Times New Roman" w:cs="Times New Roman" w:hAnsi="Times New Roman" w:eastAsia="Times New Roman"/>
        </w:rPr>
        <w:drawing xmlns:a="http://schemas.openxmlformats.org/drawingml/2006/main">
          <wp:inline distT="0" distB="0" distL="0" distR="0">
            <wp:extent cx="1658533" cy="1658533"/>
            <wp:effectExtent l="0" t="0" r="0" b="0"/>
            <wp:docPr id="1073741829" name="officeArt object" descr="image1.png"/>
            <wp:cNvGraphicFramePr/>
            <a:graphic xmlns:a="http://schemas.openxmlformats.org/drawingml/2006/main">
              <a:graphicData uri="http://schemas.openxmlformats.org/drawingml/2006/picture">
                <pic:pic xmlns:pic="http://schemas.openxmlformats.org/drawingml/2006/picture">
                  <pic:nvPicPr>
                    <pic:cNvPr id="1073741829" name="image1.png" descr="image1.png"/>
                    <pic:cNvPicPr>
                      <a:picLocks noChangeAspect="1"/>
                    </pic:cNvPicPr>
                  </pic:nvPicPr>
                  <pic:blipFill>
                    <a:blip r:embed="rId8">
                      <a:extLst/>
                    </a:blip>
                    <a:stretch>
                      <a:fillRect/>
                    </a:stretch>
                  </pic:blipFill>
                  <pic:spPr>
                    <a:xfrm>
                      <a:off x="0" y="0"/>
                      <a:ext cx="1658533" cy="1658533"/>
                    </a:xfrm>
                    <a:prstGeom prst="rect">
                      <a:avLst/>
                    </a:prstGeom>
                    <a:ln w="12700" cap="flat">
                      <a:noFill/>
                      <a:miter lim="400000"/>
                    </a:ln>
                    <a:effectLst/>
                  </pic:spPr>
                </pic:pic>
              </a:graphicData>
            </a:graphic>
          </wp:inline>
        </w:drawing>
      </w:r>
      <w:r>
        <w:rPr>
          <w:rStyle w:val="None"/>
          <w:rFonts w:ascii="Times New Roman" w:hAnsi="Times New Roman"/>
          <w:rtl w:val="0"/>
        </w:rPr>
        <w:t xml:space="preserve"> </w:t>
      </w:r>
      <w:r>
        <w:rPr>
          <w:rStyle w:val="None"/>
          <w:rFonts w:ascii="Times New Roman" w:cs="Times New Roman" w:hAnsi="Times New Roman" w:eastAsia="Times New Roman"/>
        </w:rPr>
        <w:drawing xmlns:a="http://schemas.openxmlformats.org/drawingml/2006/main">
          <wp:inline distT="0" distB="0" distL="0" distR="0">
            <wp:extent cx="1676706" cy="1676706"/>
            <wp:effectExtent l="0" t="0" r="0" b="0"/>
            <wp:docPr id="1073741830" name="officeArt object" descr="image2.png"/>
            <wp:cNvGraphicFramePr/>
            <a:graphic xmlns:a="http://schemas.openxmlformats.org/drawingml/2006/main">
              <a:graphicData uri="http://schemas.openxmlformats.org/drawingml/2006/picture">
                <pic:pic xmlns:pic="http://schemas.openxmlformats.org/drawingml/2006/picture">
                  <pic:nvPicPr>
                    <pic:cNvPr id="1073741830" name="image2.png" descr="image2.png"/>
                    <pic:cNvPicPr>
                      <a:picLocks noChangeAspect="1"/>
                    </pic:cNvPicPr>
                  </pic:nvPicPr>
                  <pic:blipFill>
                    <a:blip r:embed="rId9">
                      <a:extLst/>
                    </a:blip>
                    <a:stretch>
                      <a:fillRect/>
                    </a:stretch>
                  </pic:blipFill>
                  <pic:spPr>
                    <a:xfrm>
                      <a:off x="0" y="0"/>
                      <a:ext cx="1676706" cy="1676706"/>
                    </a:xfrm>
                    <a:prstGeom prst="rect">
                      <a:avLst/>
                    </a:prstGeom>
                    <a:ln w="12700" cap="flat">
                      <a:noFill/>
                      <a:miter lim="400000"/>
                    </a:ln>
                    <a:effectLst/>
                  </pic:spPr>
                </pic:pic>
              </a:graphicData>
            </a:graphic>
          </wp:inline>
        </w:drawing>
      </w:r>
      <w:r>
        <w:rPr>
          <w:rStyle w:val="None"/>
          <w:rFonts w:ascii="Times New Roman" w:hAnsi="Times New Roman"/>
          <w:rtl w:val="0"/>
        </w:rPr>
        <w:t xml:space="preserve"> </w:t>
      </w:r>
      <w:r>
        <w:rPr>
          <w:rStyle w:val="None"/>
          <w:rFonts w:ascii="Times New Roman" w:cs="Times New Roman" w:hAnsi="Times New Roman" w:eastAsia="Times New Roman"/>
        </w:rPr>
        <w:drawing xmlns:a="http://schemas.openxmlformats.org/drawingml/2006/main">
          <wp:inline distT="0" distB="0" distL="0" distR="0">
            <wp:extent cx="1666149" cy="1666149"/>
            <wp:effectExtent l="0" t="0" r="0" b="0"/>
            <wp:docPr id="1073741831" name="officeArt object" descr="image6.png"/>
            <wp:cNvGraphicFramePr/>
            <a:graphic xmlns:a="http://schemas.openxmlformats.org/drawingml/2006/main">
              <a:graphicData uri="http://schemas.openxmlformats.org/drawingml/2006/picture">
                <pic:pic xmlns:pic="http://schemas.openxmlformats.org/drawingml/2006/picture">
                  <pic:nvPicPr>
                    <pic:cNvPr id="1073741831" name="image6.png" descr="image6.png"/>
                    <pic:cNvPicPr>
                      <a:picLocks noChangeAspect="1"/>
                    </pic:cNvPicPr>
                  </pic:nvPicPr>
                  <pic:blipFill>
                    <a:blip r:embed="rId10">
                      <a:extLst/>
                    </a:blip>
                    <a:stretch>
                      <a:fillRect/>
                    </a:stretch>
                  </pic:blipFill>
                  <pic:spPr>
                    <a:xfrm>
                      <a:off x="0" y="0"/>
                      <a:ext cx="1666149" cy="1666149"/>
                    </a:xfrm>
                    <a:prstGeom prst="rect">
                      <a:avLst/>
                    </a:prstGeom>
                    <a:ln w="12700" cap="flat">
                      <a:noFill/>
                      <a:miter lim="400000"/>
                    </a:ln>
                    <a:effectLst/>
                  </pic:spPr>
                </pic:pic>
              </a:graphicData>
            </a:graphic>
          </wp:inline>
        </w:drawing>
      </w:r>
    </w:p>
    <w:p>
      <w:pPr>
        <w:pStyle w:val="Body"/>
        <w:spacing w:after="200"/>
        <w:jc w:val="center"/>
        <w:rPr>
          <w:rStyle w:val="None"/>
          <w:rFonts w:ascii="Times New Roman" w:cs="Times New Roman" w:hAnsi="Times New Roman" w:eastAsia="Times New Roman"/>
          <w:i w:val="1"/>
          <w:iCs w:val="1"/>
          <w:caps w:val="0"/>
          <w:smallCaps w:val="0"/>
          <w:strike w:val="0"/>
          <w:dstrike w:val="0"/>
          <w:outline w:val="0"/>
          <w:color w:val="44546a"/>
          <w:sz w:val="18"/>
          <w:szCs w:val="18"/>
          <w:u w:val="none" w:color="44546a"/>
          <w:shd w:val="nil" w:color="auto" w:fill="auto"/>
          <w:vertAlign w:val="baseline"/>
          <w14:textFill>
            <w14:solidFill>
              <w14:srgbClr w14:val="44546A"/>
            </w14:solidFill>
          </w14:textFill>
        </w:rPr>
      </w:pPr>
      <w:r>
        <w:rPr>
          <w:rStyle w:val="None"/>
          <w:rFonts w:ascii="Times New Roman" w:hAnsi="Times New Roman"/>
          <w:i w:val="1"/>
          <w:iCs w:val="1"/>
          <w:caps w:val="0"/>
          <w:smallCaps w:val="0"/>
          <w:strike w:val="0"/>
          <w:dstrike w:val="0"/>
          <w:outline w:val="0"/>
          <w:color w:val="44546a"/>
          <w:sz w:val="18"/>
          <w:szCs w:val="18"/>
          <w:u w:val="none" w:color="44546a"/>
          <w:shd w:val="nil" w:color="auto" w:fill="auto"/>
          <w:vertAlign w:val="baseline"/>
          <w:rtl w:val="0"/>
          <w:lang w:val="en-US"/>
          <w14:textFill>
            <w14:solidFill>
              <w14:srgbClr w14:val="44546A"/>
            </w14:solidFill>
          </w14:textFill>
        </w:rPr>
        <w:t xml:space="preserve">Figure 4: The three pinned tiles on Lijde's Instagram account page, last </w:t>
      </w:r>
      <w:r>
        <w:rPr>
          <w:rStyle w:val="None"/>
          <w:rFonts w:ascii="Times New Roman" w:hAnsi="Times New Roman"/>
          <w:i w:val="1"/>
          <w:iCs w:val="1"/>
          <w:outline w:val="0"/>
          <w:color w:val="44546a"/>
          <w:sz w:val="18"/>
          <w:szCs w:val="18"/>
          <w:u w:color="44546a"/>
          <w:rtl w:val="0"/>
          <w:lang w:val="en-US"/>
          <w14:textFill>
            <w14:solidFill>
              <w14:srgbClr w14:val="44546A"/>
            </w14:solidFill>
          </w14:textFill>
        </w:rPr>
        <w:t>accessed on June 26</w:t>
      </w:r>
      <w:r>
        <w:rPr>
          <w:rStyle w:val="None"/>
          <w:rFonts w:ascii="Times New Roman" w:hAnsi="Times New Roman"/>
          <w:i w:val="1"/>
          <w:iCs w:val="1"/>
          <w:caps w:val="0"/>
          <w:smallCaps w:val="0"/>
          <w:strike w:val="0"/>
          <w:dstrike w:val="0"/>
          <w:outline w:val="0"/>
          <w:color w:val="44546a"/>
          <w:sz w:val="18"/>
          <w:szCs w:val="18"/>
          <w:u w:val="none" w:color="44546a"/>
          <w:shd w:val="nil" w:color="auto" w:fill="auto"/>
          <w:vertAlign w:val="baseline"/>
          <w:rtl w:val="0"/>
          <w:lang w:val="en-US"/>
          <w14:textFill>
            <w14:solidFill>
              <w14:srgbClr w14:val="44546A"/>
            </w14:solidFill>
          </w14:textFill>
        </w:rPr>
        <w:t>, 2023. Translation from left to right: "You are super beautiful. Do not let yourself forget that'; "Delete the old version of me in your mind. He no longer exists. You have to update your software. The new version has been here for a while now."; "Physical connection is much better than mental connection. I want to be on your mind before being in you."</w:t>
      </w:r>
    </w:p>
    <w:p>
      <w:pPr>
        <w:pStyle w:val="Body"/>
        <w:spacing w:after="200"/>
        <w:jc w:val="center"/>
        <w:rPr>
          <w:rStyle w:val="None"/>
          <w:rFonts w:ascii="Times New Roman" w:cs="Times New Roman" w:hAnsi="Times New Roman" w:eastAsia="Times New Roman"/>
          <w:i w:val="1"/>
          <w:iCs w:val="1"/>
          <w:outline w:val="0"/>
          <w:color w:val="44546a"/>
          <w:sz w:val="18"/>
          <w:szCs w:val="18"/>
          <w:u w:color="44546a"/>
          <w14:textFill>
            <w14:solidFill>
              <w14:srgbClr w14:val="44546A"/>
            </w14:solidFill>
          </w14:textFill>
        </w:rPr>
      </w:pPr>
    </w:p>
    <w:p>
      <w:pPr>
        <w:pStyle w:val="Heading 3"/>
        <w:spacing w:after="240" w:line="360" w:lineRule="auto"/>
        <w:jc w:val="both"/>
        <w:rPr>
          <w:rStyle w:val="None"/>
          <w:b w:val="0"/>
          <w:bCs w:val="0"/>
          <w:i w:val="1"/>
          <w:iCs w:val="1"/>
        </w:rPr>
      </w:pPr>
      <w:bookmarkStart w:name="_headingh.iz5vsownudgj" w:id="27"/>
      <w:bookmarkEnd w:id="27"/>
      <w:r>
        <w:rPr>
          <w:rStyle w:val="None"/>
          <w:b w:val="0"/>
          <w:bCs w:val="0"/>
          <w:i w:val="1"/>
          <w:iCs w:val="1"/>
          <w:rtl w:val="0"/>
        </w:rPr>
        <w:t>L</w:t>
      </w:r>
      <w:r>
        <w:rPr>
          <w:rStyle w:val="None"/>
          <w:b w:val="0"/>
          <w:bCs w:val="0"/>
          <w:i w:val="1"/>
          <w:iCs w:val="1"/>
          <w:rtl w:val="0"/>
          <w:lang w:val="en-US"/>
        </w:rPr>
        <w:t>anguage as home</w:t>
      </w: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 xml:space="preserve">"Is Papiamentu important for your social media posts?" I continued. </w:t>
      </w: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"I think it is a big part of our cultural identity because when I'm elsewhere, the primary thing that I feel is that it's not necessarily where Cura</w:t>
      </w:r>
      <w:r>
        <w:rPr>
          <w:rStyle w:val="None"/>
          <w:rFonts w:ascii="Times New Roman" w:hAnsi="Times New Roman" w:hint="default"/>
          <w:rtl w:val="0"/>
          <w:lang w:val="en-US"/>
        </w:rPr>
        <w:t>ç</w:t>
      </w:r>
      <w:r>
        <w:rPr>
          <w:rStyle w:val="None"/>
          <w:rFonts w:ascii="Times New Roman" w:hAnsi="Times New Roman"/>
          <w:rtl w:val="0"/>
          <w:lang w:val="en-US"/>
        </w:rPr>
        <w:t xml:space="preserve">ao is located in the Caribbean. It is our language," Lijde said. </w:t>
      </w:r>
    </w:p>
    <w:p>
      <w:pPr>
        <w:pStyle w:val="Body"/>
        <w:spacing w:line="360" w:lineRule="auto"/>
        <w:jc w:val="both"/>
        <w:rPr>
          <w:rStyle w:val="None"/>
          <w:rFonts w:ascii="Times New Roman" w:cs="Times New Roman" w:hAnsi="Times New Roman" w:eastAsia="Times New Roman"/>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i w:val="1"/>
          <w:iCs w:val="1"/>
          <w:rtl w:val="0"/>
          <w:lang w:val="en-US"/>
        </w:rPr>
        <w:t>Our language.</w:t>
      </w:r>
      <w:r>
        <w:rPr>
          <w:rStyle w:val="None"/>
          <w:rFonts w:ascii="Times New Roman" w:hAnsi="Times New Roman"/>
          <w:rtl w:val="0"/>
          <w:lang w:val="en-US"/>
        </w:rPr>
        <w:t xml:space="preserve"> Not </w:t>
      </w:r>
      <w:r>
        <w:rPr>
          <w:rStyle w:val="None"/>
          <w:rFonts w:ascii="Times New Roman" w:hAnsi="Times New Roman"/>
          <w:i w:val="1"/>
          <w:iCs w:val="1"/>
          <w:rtl w:val="0"/>
          <w:lang w:val="en-US"/>
        </w:rPr>
        <w:t>the</w:t>
      </w:r>
      <w:r>
        <w:rPr>
          <w:rStyle w:val="None"/>
          <w:rFonts w:ascii="Times New Roman" w:hAnsi="Times New Roman"/>
          <w:rtl w:val="0"/>
          <w:lang w:val="en-US"/>
        </w:rPr>
        <w:t xml:space="preserve"> language. The possessive does work here</w:t>
      </w:r>
      <w:r>
        <w:rPr>
          <w:rStyle w:val="None"/>
          <w:rFonts w:ascii="Times New Roman" w:hAnsi="Times New Roman" w:hint="default"/>
          <w:rtl w:val="0"/>
          <w:lang w:val="en-US"/>
        </w:rPr>
        <w:t>—</w:t>
      </w:r>
      <w:r>
        <w:rPr>
          <w:rStyle w:val="None"/>
          <w:rFonts w:ascii="Times New Roman" w:hAnsi="Times New Roman"/>
          <w:rtl w:val="0"/>
          <w:lang w:val="en-US"/>
        </w:rPr>
        <w:t xml:space="preserve">it claims something, provides a network for belonging that geography apparently can't quite capture. I think about his Instagram tiles </w:t>
      </w:r>
      <w:r>
        <w:rPr>
          <w:rStyle w:val="None"/>
          <w:rFonts w:ascii="Times New Roman" w:hAnsi="Times New Roman" w:hint="default"/>
          <w:rtl w:val="0"/>
          <w:lang w:val="en-US"/>
        </w:rPr>
        <w:t>—</w:t>
      </w:r>
      <w:r>
        <w:rPr>
          <w:rStyle w:val="None"/>
          <w:rFonts w:ascii="Times New Roman" w:hAnsi="Times New Roman"/>
          <w:rtl w:val="0"/>
          <w:lang w:val="en-US"/>
        </w:rPr>
        <w:t>the one about past mistakes being like a first paintbrush</w:t>
      </w:r>
      <w:r>
        <w:rPr>
          <w:rStyle w:val="None"/>
          <w:rFonts w:ascii="Times New Roman" w:hAnsi="Times New Roman" w:hint="default"/>
          <w:rtl w:val="0"/>
          <w:lang w:val="en-US"/>
        </w:rPr>
        <w:t>—</w:t>
      </w:r>
      <w:r>
        <w:rPr>
          <w:rStyle w:val="None"/>
          <w:rFonts w:ascii="Times New Roman" w:hAnsi="Times New Roman"/>
          <w:rtl w:val="0"/>
          <w:lang w:val="en-US"/>
        </w:rPr>
        <w:t>imperfect but necessary (see Figure 5). He writes these in Papiamentu, in colloquial, everyday language, as if there is a method to being in the everyday.</w:t>
      </w:r>
    </w:p>
    <w:p>
      <w:pPr>
        <w:pStyle w:val="Body"/>
        <w:spacing w:line="360" w:lineRule="auto"/>
        <w:jc w:val="both"/>
        <w:rPr>
          <w:rStyle w:val="None"/>
          <w:rFonts w:ascii="Times New Roman" w:cs="Times New Roman" w:hAnsi="Times New Roman" w:eastAsia="Times New Roman"/>
        </w:rPr>
      </w:pPr>
    </w:p>
    <w:p>
      <w:pPr>
        <w:pStyle w:val="Body"/>
        <w:spacing w:line="360" w:lineRule="auto"/>
        <w:jc w:val="center"/>
        <w:rPr>
          <w:rStyle w:val="None"/>
          <w:rFonts w:ascii="Times New Roman" w:cs="Times New Roman" w:hAnsi="Times New Roman" w:eastAsia="Times New Roman"/>
        </w:rPr>
      </w:pPr>
      <w:r>
        <w:rPr>
          <w:rStyle w:val="None"/>
          <w:rFonts w:ascii="Times New Roman" w:cs="Times New Roman" w:hAnsi="Times New Roman" w:eastAsia="Times New Roman"/>
        </w:rPr>
        <w:drawing xmlns:a="http://schemas.openxmlformats.org/drawingml/2006/main">
          <wp:inline distT="0" distB="0" distL="0" distR="0">
            <wp:extent cx="1912090" cy="2393585"/>
            <wp:effectExtent l="0" t="0" r="0" b="0"/>
            <wp:docPr id="1073741832" name="officeArt object" descr="image4.png"/>
            <wp:cNvGraphicFramePr/>
            <a:graphic xmlns:a="http://schemas.openxmlformats.org/drawingml/2006/main">
              <a:graphicData uri="http://schemas.openxmlformats.org/drawingml/2006/picture">
                <pic:pic xmlns:pic="http://schemas.openxmlformats.org/drawingml/2006/picture">
                  <pic:nvPicPr>
                    <pic:cNvPr id="1073741832" name="image4.png" descr="image4.png"/>
                    <pic:cNvPicPr>
                      <a:picLocks noChangeAspect="1"/>
                    </pic:cNvPicPr>
                  </pic:nvPicPr>
                  <pic:blipFill>
                    <a:blip r:embed="rId11">
                      <a:extLst/>
                    </a:blip>
                    <a:stretch>
                      <a:fillRect/>
                    </a:stretch>
                  </pic:blipFill>
                  <pic:spPr>
                    <a:xfrm>
                      <a:off x="0" y="0"/>
                      <a:ext cx="1912090" cy="2393585"/>
                    </a:xfrm>
                    <a:prstGeom prst="rect">
                      <a:avLst/>
                    </a:prstGeom>
                    <a:ln w="12700" cap="flat">
                      <a:noFill/>
                      <a:miter lim="400000"/>
                    </a:ln>
                    <a:effectLst/>
                  </pic:spPr>
                </pic:pic>
              </a:graphicData>
            </a:graphic>
          </wp:inline>
        </w:drawing>
      </w:r>
    </w:p>
    <w:p>
      <w:pPr>
        <w:pStyle w:val="Body"/>
        <w:spacing w:after="200"/>
        <w:jc w:val="center"/>
        <w:rPr>
          <w:rStyle w:val="None"/>
          <w:rFonts w:ascii="Times New Roman" w:cs="Times New Roman" w:hAnsi="Times New Roman" w:eastAsia="Times New Roman"/>
          <w:i w:val="1"/>
          <w:iCs w:val="1"/>
          <w:caps w:val="0"/>
          <w:smallCaps w:val="0"/>
          <w:strike w:val="0"/>
          <w:dstrike w:val="0"/>
          <w:outline w:val="0"/>
          <w:color w:val="44546a"/>
          <w:sz w:val="18"/>
          <w:szCs w:val="18"/>
          <w:u w:val="none" w:color="44546a"/>
          <w:shd w:val="nil" w:color="auto" w:fill="auto"/>
          <w:vertAlign w:val="baseline"/>
          <w14:textFill>
            <w14:solidFill>
              <w14:srgbClr w14:val="44546A"/>
            </w14:solidFill>
          </w14:textFill>
        </w:rPr>
      </w:pPr>
      <w:r>
        <w:rPr>
          <w:rStyle w:val="None"/>
          <w:rFonts w:ascii="Times New Roman" w:hAnsi="Times New Roman"/>
          <w:i w:val="1"/>
          <w:iCs w:val="1"/>
          <w:caps w:val="0"/>
          <w:smallCaps w:val="0"/>
          <w:strike w:val="0"/>
          <w:dstrike w:val="0"/>
          <w:outline w:val="0"/>
          <w:color w:val="44546a"/>
          <w:sz w:val="18"/>
          <w:szCs w:val="18"/>
          <w:u w:val="none" w:color="44546a"/>
          <w:shd w:val="nil" w:color="auto" w:fill="auto"/>
          <w:vertAlign w:val="baseline"/>
          <w:rtl w:val="0"/>
          <w:lang w:val="en-US"/>
          <w14:textFill>
            <w14:solidFill>
              <w14:srgbClr w14:val="44546A"/>
            </w14:solidFill>
          </w14:textFill>
        </w:rPr>
        <w:t xml:space="preserve">Figure 5: A tile from Lijde's Instagram page, last </w:t>
      </w:r>
      <w:r>
        <w:rPr>
          <w:rStyle w:val="None"/>
          <w:rFonts w:ascii="Times New Roman" w:hAnsi="Times New Roman"/>
          <w:i w:val="1"/>
          <w:iCs w:val="1"/>
          <w:outline w:val="0"/>
          <w:color w:val="44546a"/>
          <w:sz w:val="18"/>
          <w:szCs w:val="18"/>
          <w:u w:color="44546a"/>
          <w:rtl w:val="0"/>
          <w:lang w:val="en-US"/>
          <w14:textFill>
            <w14:solidFill>
              <w14:srgbClr w14:val="44546A"/>
            </w14:solidFill>
          </w14:textFill>
        </w:rPr>
        <w:t>accessed on June 26</w:t>
      </w:r>
      <w:r>
        <w:rPr>
          <w:rStyle w:val="None"/>
          <w:rFonts w:ascii="Times New Roman" w:hAnsi="Times New Roman"/>
          <w:i w:val="1"/>
          <w:iCs w:val="1"/>
          <w:caps w:val="0"/>
          <w:smallCaps w:val="0"/>
          <w:strike w:val="0"/>
          <w:dstrike w:val="0"/>
          <w:outline w:val="0"/>
          <w:color w:val="44546a"/>
          <w:sz w:val="18"/>
          <w:szCs w:val="18"/>
          <w:u w:val="none" w:color="44546a"/>
          <w:shd w:val="nil" w:color="auto" w:fill="auto"/>
          <w:vertAlign w:val="baseline"/>
          <w:rtl w:val="0"/>
          <w:lang w:val="en-US"/>
          <w14:textFill>
            <w14:solidFill>
              <w14:srgbClr w14:val="44546A"/>
            </w14:solidFill>
          </w14:textFill>
        </w:rPr>
        <w:t>, 2023. Translation: Do not feel ashamed of your past mistakes. They were all necessary to grow into who you are today. Remember that the first paintbrush is never perfect</w:t>
      </w:r>
      <w:r>
        <w:rPr>
          <w:rStyle w:val="None"/>
          <w:rFonts w:ascii="Times New Roman" w:hAnsi="Times New Roman"/>
          <w:i w:val="1"/>
          <w:iCs w:val="1"/>
          <w:outline w:val="0"/>
          <w:color w:val="44546a"/>
          <w:sz w:val="18"/>
          <w:szCs w:val="18"/>
          <w:u w:color="44546a"/>
          <w:rtl w:val="0"/>
          <w14:textFill>
            <w14:solidFill>
              <w14:srgbClr w14:val="44546A"/>
            </w14:solidFill>
          </w14:textFill>
        </w:rPr>
        <w:t>,</w:t>
      </w:r>
      <w:r>
        <w:rPr>
          <w:rStyle w:val="None"/>
          <w:rFonts w:ascii="Times New Roman" w:hAnsi="Times New Roman"/>
          <w:i w:val="1"/>
          <w:iCs w:val="1"/>
          <w:caps w:val="0"/>
          <w:smallCaps w:val="0"/>
          <w:strike w:val="0"/>
          <w:dstrike w:val="0"/>
          <w:outline w:val="0"/>
          <w:color w:val="44546a"/>
          <w:sz w:val="18"/>
          <w:szCs w:val="18"/>
          <w:u w:val="none" w:color="44546a"/>
          <w:shd w:val="nil" w:color="auto" w:fill="auto"/>
          <w:vertAlign w:val="baseline"/>
          <w:rtl w:val="0"/>
          <w:lang w:val="en-US"/>
          <w14:textFill>
            <w14:solidFill>
              <w14:srgbClr w14:val="44546A"/>
            </w14:solidFill>
          </w14:textFill>
        </w:rPr>
        <w:t xml:space="preserve"> but is the foundation for the next brush to remain in its beauty.</w:t>
      </w: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He suddenly admits something unexpected: social media addiction. I remember how he often stares down at his phone in Pakaya Society. Although he admits to also struggling with the need to scroll, seeking likes and connections, he seems driven by something else. He explains how he weaponizes his addiction, transforming it into something else entirely. Those reflective posts that populated his feed in 2023 weren't just thoughts. They're treatment, personal editing, an adaptation, a self-upgrade. Instead of losing himself in just the act of scrolling, he decided to fuel his actions with inspiration, insight, and affirmations.</w:t>
      </w:r>
    </w:p>
    <w:p>
      <w:pPr>
        <w:pStyle w:val="Body"/>
        <w:spacing w:line="360" w:lineRule="auto"/>
        <w:jc w:val="both"/>
        <w:rPr>
          <w:rStyle w:val="None"/>
          <w:rFonts w:ascii="Times New Roman" w:cs="Times New Roman" w:hAnsi="Times New Roman" w:eastAsia="Times New Roman"/>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"It is self-therapeutic in more ways than one. I am a very effective person in everything I do. Instead of mindlessly scrolling, let's give this habit purpose. Let's talk with other people's minds by talking to myself. That's it." The logic is almost too clean, too self-aware. He's turned the scroll into a philosophy of empowerment to others and healing to himself. His feed transformed into a personal journal that others can read. Personal growth as performance, ontologizing functionality. Whether it was pre- or post-emptive remained unclear in the conversation.</w:t>
      </w:r>
    </w:p>
    <w:p>
      <w:pPr>
        <w:pStyle w:val="Heading 3"/>
        <w:spacing w:line="360" w:lineRule="auto"/>
        <w:jc w:val="both"/>
        <w:rPr>
          <w:rStyle w:val="None"/>
          <w:b w:val="0"/>
          <w:bCs w:val="0"/>
          <w:i w:val="1"/>
          <w:iCs w:val="1"/>
        </w:rPr>
      </w:pPr>
      <w:bookmarkStart w:name="_headingh.gg7410hqreaf" w:id="28"/>
      <w:bookmarkEnd w:id="28"/>
      <w:r>
        <w:rPr>
          <w:rStyle w:val="None"/>
          <w:b w:val="0"/>
          <w:bCs w:val="0"/>
          <w:i w:val="1"/>
          <w:iCs w:val="1"/>
          <w:rtl w:val="0"/>
        </w:rPr>
        <w:t>T</w:t>
      </w:r>
      <w:r>
        <w:rPr>
          <w:rStyle w:val="None"/>
          <w:b w:val="0"/>
          <w:bCs w:val="0"/>
          <w:i w:val="1"/>
          <w:iCs w:val="1"/>
          <w:rtl w:val="0"/>
          <w:lang w:val="en-US"/>
        </w:rPr>
        <w:t>he resonance of impact</w:t>
      </w: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"How do you know that you have an impact on social media?" I followed.</w:t>
      </w: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"When you post an argument, a like indicates they agree with your argument or have engaged with it," said Lijde. For him, likes and follows on Facebook represent not just superficial approval but rather engagement with the content. "Likes show how your post resonated," he continued. "It's a real thing [...] When you convey a message that gives the reader and myself an added value, it's proof that it has added value beyond superficial images. I've often received messages from people thanking me for providing them with an empowering perspective." A few days after our meeting, my phone lights up. Lijde forwards screenshots and one audio file; WhatsApp messages from followers, anonymous and grateful. "Thank you for this. This helped me today. I needed to hear this." The messages are in Papiamentu: intimate, vulnerable in ways that social media content rarely is. Reading Lijde's posts, I don't always find them radical. The messages about self-trust and authenticity feel like common knowledge, at times even clich</w:t>
      </w:r>
      <w:r>
        <w:rPr>
          <w:rStyle w:val="None"/>
          <w:rFonts w:ascii="Times New Roman" w:hAnsi="Times New Roman" w:hint="default"/>
          <w:rtl w:val="0"/>
          <w:lang w:val="en-US"/>
        </w:rPr>
        <w:t>é</w:t>
      </w:r>
      <w:r>
        <w:rPr>
          <w:rStyle w:val="None"/>
          <w:rFonts w:ascii="Times New Roman" w:hAnsi="Times New Roman"/>
          <w:rtl w:val="0"/>
          <w:lang w:val="en-US"/>
        </w:rPr>
        <w:t>. But that is likely my outsider lens to the online bubble he inhabits, failing. What I seem to be missing is the how, the way Papiamentu itself becomes the medium of empowerment, the way its colloquial everyday practice creates permission for other informal selves to exist, or at least momentarily escape the deep-rooted colonial ambivalence.</w:t>
      </w:r>
    </w:p>
    <w:p>
      <w:pPr>
        <w:pStyle w:val="Body"/>
        <w:spacing w:line="360" w:lineRule="auto"/>
        <w:jc w:val="both"/>
        <w:rPr>
          <w:rStyle w:val="None"/>
          <w:rFonts w:ascii="Times New Roman" w:cs="Times New Roman" w:hAnsi="Times New Roman" w:eastAsia="Times New Roman"/>
        </w:rPr>
      </w:pPr>
    </w:p>
    <w:p>
      <w:pPr>
        <w:pStyle w:val="Heading 3"/>
        <w:spacing w:after="240" w:line="360" w:lineRule="auto"/>
        <w:jc w:val="both"/>
        <w:rPr>
          <w:rStyle w:val="None"/>
          <w:b w:val="0"/>
          <w:bCs w:val="0"/>
          <w:i w:val="1"/>
          <w:iCs w:val="1"/>
        </w:rPr>
      </w:pPr>
      <w:bookmarkStart w:name="_headingh.2tfiphewq14j" w:id="29"/>
      <w:bookmarkEnd w:id="29"/>
      <w:r>
        <w:rPr>
          <w:rStyle w:val="None"/>
          <w:b w:val="0"/>
          <w:bCs w:val="0"/>
          <w:i w:val="1"/>
          <w:iCs w:val="1"/>
          <w:rtl w:val="0"/>
        </w:rPr>
        <w:t>T</w:t>
      </w:r>
      <w:r>
        <w:rPr>
          <w:rStyle w:val="None"/>
          <w:b w:val="0"/>
          <w:bCs w:val="0"/>
          <w:i w:val="1"/>
          <w:iCs w:val="1"/>
          <w:rtl w:val="0"/>
          <w:lang w:val="en-US"/>
        </w:rPr>
        <w:t>he art of influencer critique</w:t>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Lijde sees himself as part of a broader social media ecosystem. "You know how Oompie Stroopie expresses critique with humor, and Yves Cooper critiques only,</w:t>
      </w:r>
      <w:r>
        <w:rPr>
          <w:rStyle w:val="None"/>
          <w:rFonts w:ascii="Times New Roman" w:hAnsi="Times New Roman" w:hint="default"/>
          <w:rtl w:val="0"/>
          <w:lang w:val="en-US"/>
        </w:rPr>
        <w:t xml:space="preserve">” </w:t>
      </w:r>
      <w:r>
        <w:rPr>
          <w:rStyle w:val="None"/>
          <w:rFonts w:ascii="Times New Roman" w:hAnsi="Times New Roman"/>
          <w:rtl w:val="0"/>
          <w:lang w:val="en-US"/>
        </w:rPr>
        <w:t>he says, citing a series of Papiamentu-speaking influencers, "Roderick Vader Volk critiques with humor</w:t>
      </w:r>
      <w:r>
        <w:rPr>
          <w:rStyle w:val="None"/>
          <w:rFonts w:ascii="Times New Roman" w:hAnsi="Times New Roman" w:hint="default"/>
          <w:rtl w:val="0"/>
          <w:lang w:val="en-US"/>
        </w:rPr>
        <w:t xml:space="preserve">… </w:t>
      </w:r>
      <w:r>
        <w:rPr>
          <w:rStyle w:val="None"/>
          <w:rFonts w:ascii="Times New Roman" w:hAnsi="Times New Roman"/>
          <w:rtl w:val="0"/>
          <w:lang w:val="en-US"/>
        </w:rPr>
        <w:t>Cossy Cura</w:t>
      </w:r>
      <w:r>
        <w:rPr>
          <w:rStyle w:val="None"/>
          <w:rFonts w:ascii="Times New Roman" w:hAnsi="Times New Roman" w:hint="default"/>
          <w:rtl w:val="0"/>
          <w:lang w:val="en-US"/>
        </w:rPr>
        <w:t>ç</w:t>
      </w:r>
      <w:r>
        <w:rPr>
          <w:rStyle w:val="None"/>
          <w:rFonts w:ascii="Times New Roman" w:hAnsi="Times New Roman"/>
          <w:rtl w:val="0"/>
          <w:lang w:val="fr-FR"/>
        </w:rPr>
        <w:t>ao uses critique and humor</w:t>
      </w:r>
      <w:r>
        <w:rPr>
          <w:rStyle w:val="None"/>
          <w:rFonts w:ascii="Times New Roman" w:hAnsi="Times New Roman" w:hint="default"/>
          <w:rtl w:val="0"/>
          <w:lang w:val="en-US"/>
        </w:rPr>
        <w:t>…</w:t>
      </w:r>
      <w:r>
        <w:rPr>
          <w:rStyle w:val="None"/>
          <w:rFonts w:ascii="Times New Roman" w:hAnsi="Times New Roman"/>
          <w:rtl w:val="0"/>
          <w:lang w:val="ru-RU"/>
        </w:rPr>
        <w:t xml:space="preserve">" </w:t>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I know some of these names from scrolling. Oompie Stroopie</w:t>
      </w:r>
      <w:r>
        <w:rPr>
          <w:rStyle w:val="None"/>
          <w:rFonts w:ascii="Times New Roman" w:hAnsi="Times New Roman" w:hint="default"/>
          <w:rtl w:val="0"/>
          <w:lang w:val="en-US"/>
        </w:rPr>
        <w:t>—</w:t>
      </w:r>
      <w:r>
        <w:rPr>
          <w:rStyle w:val="None"/>
          <w:rFonts w:ascii="Times New Roman" w:hAnsi="Times New Roman"/>
          <w:rtl w:val="0"/>
          <w:lang w:val="en-US"/>
        </w:rPr>
        <w:t>real name Quenton Stroop</w:t>
      </w:r>
      <w:r>
        <w:rPr>
          <w:rStyle w:val="None"/>
          <w:rFonts w:ascii="Times New Roman" w:hAnsi="Times New Roman" w:hint="default"/>
          <w:rtl w:val="0"/>
          <w:lang w:val="en-US"/>
        </w:rPr>
        <w:t>—</w:t>
      </w:r>
      <w:r>
        <w:rPr>
          <w:rStyle w:val="None"/>
          <w:rFonts w:ascii="Times New Roman" w:hAnsi="Times New Roman"/>
          <w:rtl w:val="0"/>
          <w:lang w:val="en-US"/>
        </w:rPr>
        <w:t>built his following through a weekly Facebook column called 'resumen di siman' (Week's Summary), razor-sharp social commentary delivered in Papiamentu that grew so popular it spawned its own website. Yves Cooper is an independent journalist with 60,000 Facebook followers whose style is pure critique, no sugar coating. Roderick "Vader" Volk, followed by over 6,000 people, is a musician and actor who writes Papiamentu comedy sketches about Cura</w:t>
      </w:r>
      <w:r>
        <w:rPr>
          <w:rStyle w:val="None"/>
          <w:rFonts w:ascii="Times New Roman" w:hAnsi="Times New Roman" w:hint="default"/>
          <w:rtl w:val="0"/>
          <w:lang w:val="en-US"/>
        </w:rPr>
        <w:t>ç</w:t>
      </w:r>
      <w:r>
        <w:rPr>
          <w:rStyle w:val="None"/>
          <w:rFonts w:ascii="Times New Roman" w:hAnsi="Times New Roman"/>
          <w:rtl w:val="0"/>
          <w:lang w:val="en-US"/>
        </w:rPr>
        <w:t>aoan life and gossip. Cossy Cura</w:t>
      </w:r>
      <w:r>
        <w:rPr>
          <w:rStyle w:val="None"/>
          <w:rFonts w:ascii="Times New Roman" w:hAnsi="Times New Roman" w:hint="default"/>
          <w:rtl w:val="0"/>
          <w:lang w:val="en-US"/>
        </w:rPr>
        <w:t>ç</w:t>
      </w:r>
      <w:r>
        <w:rPr>
          <w:rStyle w:val="None"/>
          <w:rFonts w:ascii="Times New Roman" w:hAnsi="Times New Roman"/>
          <w:rtl w:val="0"/>
          <w:lang w:val="en-US"/>
        </w:rPr>
        <w:t>ao is an island-based memes and satire page with over 43,000 followers that mixes video content with social commentary. Though Lijde's followers are fewer (nearing 4,000), he identifies with these other influencers and their reach.</w:t>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"Some implicitly say, take what you want from what I think; do not take it personally, neither should you. This is humor. Others sarcastically ask to be taken seriously and use critique to demonstrate the seriousness of their post. Then someone thinks, I identify myself with this critique or humor. So, people engage with the content."</w:t>
      </w:r>
    </w:p>
    <w:p>
      <w:pPr>
        <w:pStyle w:val="Body"/>
        <w:spacing w:before="240"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He wanted to include humor and critique, too, he tells me, but he leans toward reflection. Different lane, same highway. These fellow influencers use memes, satire, and local idioms to create a specific kind of digital activism, one in which selves are valid on their own terms. The archetype of humor and critique is intricately embedded in local trickster storytelling cosmologies, particularly those of Anansi tales.</w:t>
      </w:r>
      <w:r>
        <w:rPr>
          <w:rStyle w:val="None"/>
          <w:rFonts w:ascii="Arial" w:cs="Arial" w:hAnsi="Arial" w:eastAsia="Arial"/>
          <w:sz w:val="22"/>
          <w:szCs w:val="22"/>
          <w:vertAlign w:val="superscript"/>
        </w:rPr>
        <w:footnoteReference w:id="32"/>
      </w:r>
      <w:r>
        <w:rPr>
          <w:rStyle w:val="None"/>
          <w:rFonts w:ascii="Times New Roman" w:hAnsi="Times New Roman"/>
          <w:rtl w:val="0"/>
          <w:lang w:val="en-US"/>
        </w:rPr>
        <w:t xml:space="preserve"> Humor allows commentators to challenge cultural norms and express subversive critiques that might otherwise be contentious. This "double-bottomed" language employs metaphor and humor to conceal critical messages from outsiders while conveying deep meaning to an informed audience. Self-documentation through these means is a decolonial act that does not require an external framework to validate a discourse; influencers each have their own complex, internally legible systems of knowledge production and social commentary. Notably, all the influencers he mentioned were male, in some way commenting on society, and, in that sense, performing a specific Caribbean-style masculinity. This short-list curated by Lijde expresses how vulnerability is shadowed by humor and critique.</w:t>
      </w:r>
      <w:r>
        <w:rPr>
          <w:rStyle w:val="None"/>
          <w:rFonts w:ascii="Times New Roman" w:cs="Times New Roman" w:hAnsi="Times New Roman" w:eastAsia="Times New Roman"/>
          <w:vertAlign w:val="superscript"/>
        </w:rPr>
        <w:footnoteReference w:id="33"/>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 xml:space="preserve">After a moment of silence, Lijde continues, "I am achieving for myself the art of being able to express myself. At the same time, expressing without content is not effective for me." He's working through the logic aloud, as if he were testing his nerdy bookworm part of himself against my reactions. </w:t>
      </w:r>
      <w:r>
        <w:rPr>
          <w:rStyle w:val="None"/>
          <w:rFonts w:ascii="Times New Roman" w:hAnsi="Times New Roman" w:hint="default"/>
          <w:rtl w:val="0"/>
          <w:lang w:val="en-US"/>
        </w:rPr>
        <w:t>“</w:t>
      </w:r>
      <w:r>
        <w:rPr>
          <w:rStyle w:val="None"/>
          <w:rFonts w:ascii="Times New Roman" w:hAnsi="Times New Roman"/>
          <w:rtl w:val="0"/>
          <w:lang w:val="en-US"/>
        </w:rPr>
        <w:t>Expression needs content. Content needs purpose.</w:t>
      </w:r>
      <w:ins w:id="30" w:date="2026-05-30T21:47:22Z" w:author="Editor">
        <w:r>
          <w:rPr>
            <w:rStyle w:val="None"/>
            <w:rFonts w:ascii="Times New Roman" w:hAnsi="Times New Roman" w:hint="default"/>
            <w:rtl w:val="0"/>
            <w:lang w:val="en-US"/>
          </w:rPr>
          <w:t>”</w:t>
        </w:r>
      </w:ins>
      <w:r>
        <w:rPr>
          <w:rStyle w:val="None"/>
          <w:rFonts w:ascii="Times New Roman" w:hAnsi="Times New Roman"/>
          <w:rtl w:val="0"/>
          <w:lang w:val="en-US"/>
        </w:rPr>
        <w:t xml:space="preserve"> Purpose means making himself and his readers think differently about their realities. "So that's what I do. And I do it with extra effectiveness, which is expressed on Facebook."</w:t>
      </w:r>
    </w:p>
    <w:p>
      <w:pPr>
        <w:pStyle w:val="Body"/>
        <w:spacing w:before="240"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Then he breaks down the local social media landscape like he's teaching a masterclass. "Look at Facebook in Cura</w:t>
      </w:r>
      <w:r>
        <w:rPr>
          <w:rStyle w:val="None"/>
          <w:rFonts w:ascii="Times New Roman" w:hAnsi="Times New Roman" w:hint="default"/>
          <w:rtl w:val="0"/>
          <w:lang w:val="en-US"/>
        </w:rPr>
        <w:t>ç</w:t>
      </w:r>
      <w:r>
        <w:rPr>
          <w:rStyle w:val="None"/>
          <w:rFonts w:ascii="Times New Roman" w:hAnsi="Times New Roman"/>
          <w:rtl w:val="0"/>
          <w:lang w:val="it-IT"/>
        </w:rPr>
        <w:t>ao. In Cura</w:t>
      </w:r>
      <w:r>
        <w:rPr>
          <w:rStyle w:val="None"/>
          <w:rFonts w:ascii="Times New Roman" w:hAnsi="Times New Roman" w:hint="default"/>
          <w:rtl w:val="0"/>
          <w:lang w:val="en-US"/>
        </w:rPr>
        <w:t>ç</w:t>
      </w:r>
      <w:r>
        <w:rPr>
          <w:rStyle w:val="None"/>
          <w:rFonts w:ascii="Times New Roman" w:hAnsi="Times New Roman"/>
          <w:rtl w:val="0"/>
          <w:lang w:val="en-US"/>
        </w:rPr>
        <w:t>ao, there is a culture of 'we post to critique or to joke.' Effectiveness in this context is if I critique or joke, and you have nothing left to joke about or critique, but reflect!" He slaps the table for emphasis. "Because you cannot tell me anything, because I did not accuse you of anything, I did not label you. I told you that I am doing the thing that I critique. But I told you in a way that undoubtedly you yourself are questioning yourself, like, 'Do I also do this? And why?' That is the critique part."</w:t>
      </w:r>
    </w:p>
    <w:p>
      <w:pPr>
        <w:pStyle w:val="Heading 3"/>
        <w:spacing w:line="360" w:lineRule="auto"/>
        <w:jc w:val="both"/>
        <w:rPr>
          <w:rStyle w:val="None"/>
          <w:rFonts w:ascii="Times New Roman" w:cs="Times New Roman" w:hAnsi="Times New Roman" w:eastAsia="Times New Roman"/>
        </w:rPr>
      </w:pPr>
      <w:bookmarkStart w:name="_headingh.p1axv0pyvoyv" w:id="31"/>
      <w:bookmarkEnd w:id="31"/>
      <w:r>
        <w:rPr>
          <w:rStyle w:val="None"/>
          <w:b w:val="0"/>
          <w:bCs w:val="0"/>
          <w:i w:val="1"/>
          <w:iCs w:val="1"/>
          <w:rtl w:val="0"/>
        </w:rPr>
        <w:t>O</w:t>
      </w:r>
      <w:r>
        <w:rPr>
          <w:rStyle w:val="None"/>
          <w:b w:val="0"/>
          <w:bCs w:val="0"/>
          <w:i w:val="1"/>
          <w:iCs w:val="1"/>
          <w:rtl w:val="0"/>
          <w:lang w:val="en-US"/>
        </w:rPr>
        <w:t>ngoing tensions with formality in Papiamentu</w:t>
      </w: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 xml:space="preserve">When people in the streets read something, they stop at the first line if it's boring, he said. In Papiamentu: </w:t>
      </w:r>
      <w:r>
        <w:rPr>
          <w:rStyle w:val="None"/>
          <w:rFonts w:ascii="Times New Roman" w:hAnsi="Times New Roman"/>
          <w:i w:val="1"/>
          <w:iCs w:val="1"/>
          <w:rtl w:val="0"/>
          <w:lang w:val="ru-RU"/>
        </w:rPr>
        <w:t>"</w:t>
      </w:r>
      <w:r>
        <w:rPr>
          <w:rStyle w:val="None"/>
          <w:rFonts w:ascii="Times New Roman" w:hAnsi="Times New Roman"/>
          <w:rtl w:val="0"/>
          <w:lang w:val="it-IT"/>
        </w:rPr>
        <w:t>Ora e hende den kaya lesa algu, nan ta stop di lesa na e prom</w:t>
      </w:r>
      <w:r>
        <w:rPr>
          <w:rStyle w:val="None"/>
          <w:rFonts w:ascii="Times New Roman" w:hAnsi="Times New Roman" w:hint="default"/>
          <w:rtl w:val="0"/>
          <w:lang w:val="en-US"/>
        </w:rPr>
        <w:t xml:space="preserve">é </w:t>
      </w:r>
      <w:r>
        <w:rPr>
          <w:rStyle w:val="None"/>
          <w:rFonts w:ascii="Times New Roman" w:hAnsi="Times New Roman"/>
          <w:rtl w:val="0"/>
          <w:lang w:val="it-IT"/>
        </w:rPr>
        <w:t>alinea si e ta laf</w:t>
      </w:r>
      <w:r>
        <w:rPr>
          <w:rStyle w:val="None"/>
          <w:rFonts w:ascii="Times New Roman" w:hAnsi="Times New Roman"/>
          <w:i w:val="1"/>
          <w:iCs w:val="1"/>
          <w:rtl w:val="0"/>
        </w:rPr>
        <w:t>.</w:t>
      </w:r>
      <w:r>
        <w:rPr>
          <w:rStyle w:val="None"/>
          <w:rFonts w:ascii="Times New Roman" w:hAnsi="Times New Roman"/>
          <w:rtl w:val="0"/>
          <w:lang w:val="ru-RU"/>
        </w:rPr>
        <w:t xml:space="preserve">" </w:t>
      </w:r>
      <w:del w:id="32" w:date="2026-05-30T21:49:30Z" w:author="Editor">
        <w:r>
          <w:rPr>
            <w:rStyle w:val="None"/>
            <w:rFonts w:ascii="Times New Roman" w:hAnsi="Times New Roman"/>
            <w:rtl w:val="0"/>
            <w:lang w:val="en-US"/>
          </w:rPr>
          <w:delText xml:space="preserve">(When people in the streets read something, they stop reading at the first alinea if it is boring) </w:delText>
        </w:r>
      </w:del>
      <w:r>
        <w:rPr>
          <w:rStyle w:val="None"/>
          <w:rFonts w:ascii="Times New Roman" w:hAnsi="Times New Roman"/>
          <w:rtl w:val="0"/>
          <w:lang w:val="en-US"/>
        </w:rPr>
        <w:t>Formal writing loses them immediately. He gives another example, performing it:</w:t>
      </w:r>
      <w:r>
        <w:rPr>
          <w:rStyle w:val="None"/>
          <w:rFonts w:ascii="Times New Roman" w:hAnsi="Times New Roman"/>
          <w:i w:val="1"/>
          <w:iCs w:val="1"/>
          <w:rtl w:val="0"/>
        </w:rPr>
        <w:t xml:space="preserve"> </w:t>
      </w:r>
      <w:r>
        <w:rPr>
          <w:rStyle w:val="None"/>
          <w:rFonts w:ascii="Times New Roman" w:hAnsi="Times New Roman"/>
          <w:rtl w:val="0"/>
          <w:lang w:val="es-ES_tradnl"/>
        </w:rPr>
        <w:t>"'Si, ayera nos tabata presente.' Present? N</w:t>
      </w:r>
      <w:r>
        <w:rPr>
          <w:rStyle w:val="None"/>
          <w:rFonts w:ascii="Times New Roman" w:hAnsi="Times New Roman" w:hint="default"/>
          <w:rtl w:val="0"/>
          <w:lang w:val="en-US"/>
        </w:rPr>
        <w:t>ò</w:t>
      </w:r>
      <w:r>
        <w:rPr>
          <w:rStyle w:val="None"/>
          <w:rFonts w:ascii="Times New Roman" w:hAnsi="Times New Roman"/>
          <w:rtl w:val="0"/>
          <w:lang w:val="en-US"/>
        </w:rPr>
        <w:t xml:space="preserve">, kla! Kla!" ('Yes, yesterday we were present' Present? No, done! Done!) The repetition of </w:t>
      </w:r>
      <w:r>
        <w:rPr>
          <w:rStyle w:val="None"/>
          <w:rFonts w:ascii="Times New Roman" w:hAnsi="Times New Roman"/>
          <w:i w:val="1"/>
          <w:iCs w:val="1"/>
          <w:rtl w:val="0"/>
        </w:rPr>
        <w:t>kla</w:t>
      </w:r>
      <w:r>
        <w:rPr>
          <w:rStyle w:val="None"/>
          <w:rFonts w:ascii="Times New Roman" w:hAnsi="Times New Roman"/>
          <w:rtl w:val="0"/>
          <w:lang w:val="en-US"/>
        </w:rPr>
        <w:t xml:space="preserve"> underlines that people are finished; they've tuned out. It hammers the point. Political language, formal Papiamentu, disconnects instantly.</w:t>
      </w:r>
    </w:p>
    <w:p>
      <w:pPr>
        <w:pStyle w:val="Body"/>
        <w:spacing w:line="360" w:lineRule="auto"/>
        <w:jc w:val="both"/>
        <w:rPr>
          <w:rStyle w:val="None"/>
          <w:rFonts w:ascii="Times New Roman" w:cs="Times New Roman" w:hAnsi="Times New Roman" w:eastAsia="Times New Roman"/>
        </w:rPr>
      </w:pP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"Yesterday we were present at the opening that was held at' done! That's formal political talk. It doesn't connect with anyone in the streets." His hands move expressively now. "I take the same phrase and change it to say, 'I was in the streets.' The reader thinks, 'Let me see what comes next, because yesterday this man was in the streets. Papiamentu has to be lived'"</w:t>
      </w:r>
    </w:p>
    <w:p>
      <w:pPr>
        <w:pStyle w:val="Body"/>
        <w:spacing w:before="240"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He's describing code as strategy, informality as an access point. "To be honest, most people have more moments in their lives where they are informal than formal."</w:t>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This anti-formal stance isn't just a stylistic preference</w:t>
      </w:r>
      <w:r>
        <w:rPr>
          <w:rStyle w:val="None"/>
          <w:rFonts w:ascii="Times New Roman" w:hAnsi="Times New Roman" w:hint="default"/>
          <w:rtl w:val="0"/>
          <w:lang w:val="en-US"/>
        </w:rPr>
        <w:t>—</w:t>
      </w:r>
      <w:r>
        <w:rPr>
          <w:rStyle w:val="None"/>
          <w:rFonts w:ascii="Times New Roman" w:hAnsi="Times New Roman"/>
          <w:rtl w:val="0"/>
          <w:lang w:val="en-US"/>
        </w:rPr>
        <w:t>it is rooted in Papiamentu's entire history with legitimacy. The language only became official in 2007, following centuries of fighting for recognition, for the right to exist in classrooms, government offices, and churches.</w:t>
      </w:r>
      <w:r>
        <w:rPr>
          <w:rStyle w:val="None"/>
          <w:rFonts w:ascii="Times New Roman" w:cs="Times New Roman" w:hAnsi="Times New Roman" w:eastAsia="Times New Roman"/>
          <w:vertAlign w:val="superscript"/>
        </w:rPr>
        <w:footnoteReference w:id="34"/>
      </w:r>
      <w:r>
        <w:rPr>
          <w:rStyle w:val="None"/>
          <w:rFonts w:ascii="Times New Roman" w:hAnsi="Times New Roman"/>
          <w:rtl w:val="0"/>
          <w:lang w:val="en-US"/>
        </w:rPr>
        <w:t xml:space="preserve"> Even now, with official status, Papiamentu carries a colonial aftertaste. Dutch institutional presence still shapes many things</w:t>
      </w:r>
      <w:r>
        <w:rPr>
          <w:rStyle w:val="None"/>
          <w:rFonts w:ascii="Times New Roman" w:hAnsi="Times New Roman" w:hint="default"/>
          <w:rtl w:val="0"/>
          <w:lang w:val="en-US"/>
        </w:rPr>
        <w:t>—</w:t>
      </w:r>
      <w:r>
        <w:rPr>
          <w:rStyle w:val="None"/>
          <w:rFonts w:ascii="Times New Roman" w:hAnsi="Times New Roman"/>
          <w:rtl w:val="0"/>
          <w:lang w:val="en-US"/>
        </w:rPr>
        <w:t xml:space="preserve">economic mobility, political power, and whose voice counts. </w:t>
      </w:r>
    </w:p>
    <w:p>
      <w:pPr>
        <w:pStyle w:val="Body"/>
        <w:spacing w:after="240" w:line="360" w:lineRule="auto"/>
        <w:jc w:val="both"/>
        <w:rPr>
          <w:rStyle w:val="None"/>
          <w:rFonts w:ascii="Times New Roman" w:cs="Times New Roman" w:hAnsi="Times New Roman" w:eastAsia="Times New Roman"/>
        </w:rPr>
      </w:pPr>
      <w:r>
        <w:rPr>
          <w:rStyle w:val="None"/>
          <w:rFonts w:ascii="Times New Roman" w:hAnsi="Times New Roman"/>
          <w:rtl w:val="0"/>
          <w:lang w:val="en-US"/>
        </w:rPr>
        <w:t>Simultaneously, this history also fuels resilient linguistic pride and creative strategies of resistance and affirmation. Speakers actively deploy Papiamentu in vernacular cultures and everyday interactions, transforming it into a potent symbol of community solidarity. Through code-switching, stylistic variation, and innovative language practices, Papiamentu users negotiate power and assert agency, reshaping institutional norms and expanding the spaces for the language's legitimacy under the guise of entrenched colonial values. The increasing visibility of Papiamentu in media, education, and public life heralds a dynamic shift</w:t>
      </w:r>
      <w:r>
        <w:rPr>
          <w:rStyle w:val="None"/>
          <w:rFonts w:ascii="Times New Roman" w:hAnsi="Times New Roman" w:hint="default"/>
          <w:rtl w:val="0"/>
          <w:lang w:val="en-US"/>
        </w:rPr>
        <w:t>—</w:t>
      </w:r>
      <w:r>
        <w:rPr>
          <w:rStyle w:val="None"/>
          <w:rFonts w:ascii="Times New Roman" w:hAnsi="Times New Roman"/>
          <w:rtl w:val="0"/>
          <w:lang w:val="en-US"/>
        </w:rPr>
        <w:t>one where the language's colonial shadows give way to recognition of its intrinsic value and enriching contribution to local and global linguistic diversity.</w:t>
      </w: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rPr>
        <w:t xml:space="preserve"> </w:t>
      </w:r>
    </w:p>
    <w:p>
      <w:pPr>
        <w:pStyle w:val="Heading 2"/>
        <w:numPr>
          <w:ilvl w:val="0"/>
          <w:numId w:val="2"/>
        </w:numPr>
        <w:bidi w:val="0"/>
        <w:ind w:right="0"/>
        <w:jc w:val="both"/>
        <w:rPr>
          <w:rFonts w:ascii="Times New Roman" w:hAnsi="Times New Roman"/>
          <w:outline w:val="0"/>
          <w:color w:val="000000"/>
          <w:sz w:val="32"/>
          <w:szCs w:val="32"/>
          <w:rtl w:val="0"/>
          <w:lang w:val="en-US"/>
          <w14:textFill>
            <w14:solidFill>
              <w14:srgbClr w14:val="000000"/>
            </w14:solidFill>
          </w14:textFill>
        </w:rPr>
      </w:pPr>
      <w:r>
        <w:rPr>
          <w:rStyle w:val="None"/>
          <w:rFonts w:ascii="Times New Roman" w:hAnsi="Times New Roman"/>
          <w:outline w:val="0"/>
          <w:color w:val="000000"/>
          <w:sz w:val="32"/>
          <w:szCs w:val="32"/>
          <w:u w:color="000000"/>
          <w:rtl w:val="0"/>
          <w:lang w:val="en-US"/>
          <w14:textFill>
            <w14:solidFill>
              <w14:srgbClr w14:val="000000"/>
            </w14:solidFill>
          </w14:textFill>
        </w:rPr>
        <w:t>Concluding reflections</w:t>
      </w:r>
    </w:p>
    <w:p>
      <w:pPr>
        <w:pStyle w:val="Body"/>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While transcribing and analyzing our conversation, listening to and re-reading Lijde's toggling between languages and personas, I start to see the parallel he's drawing. Social media has the potential to work through narratives like a creole language, as Papiamentu itself does: a mixed narrative space where African, European, and Indigenous cosmologies become something new. Users construct online selves the way Papiamentu emerged historically: through communication, adaptation, and survival. But when is this remix for better or worse? As the FLI-platform gains more users, how can it transcend its role as a mere digital archive or social media space for creole languages? If the platform is deepening our understanding of small and dying creole languages, e.g., creating content and visibility about Forro from S</w:t>
      </w:r>
      <w:r>
        <w:rPr>
          <w:rStyle w:val="None"/>
          <w:rFonts w:ascii="Times New Roman" w:hAnsi="Times New Roman" w:hint="default"/>
          <w:rtl w:val="0"/>
          <w:lang w:val="en-US"/>
        </w:rPr>
        <w:t>ã</w:t>
      </w:r>
      <w:r>
        <w:rPr>
          <w:rStyle w:val="None"/>
          <w:rFonts w:ascii="Times New Roman" w:hAnsi="Times New Roman"/>
          <w:rtl w:val="0"/>
          <w:lang w:val="it-IT"/>
        </w:rPr>
        <w:t>o Tom</w:t>
      </w:r>
      <w:r>
        <w:rPr>
          <w:rStyle w:val="None"/>
          <w:rFonts w:ascii="Times New Roman" w:hAnsi="Times New Roman" w:hint="default"/>
          <w:rtl w:val="0"/>
          <w:lang w:val="en-US"/>
        </w:rPr>
        <w:t xml:space="preserve">é </w:t>
      </w:r>
      <w:r>
        <w:rPr>
          <w:rStyle w:val="None"/>
          <w:rFonts w:ascii="Times New Roman" w:hAnsi="Times New Roman"/>
          <w:rtl w:val="0"/>
          <w:lang w:val="de-DE"/>
        </w:rPr>
        <w:t>e Pr</w:t>
      </w:r>
      <w:r>
        <w:rPr>
          <w:rStyle w:val="None"/>
          <w:rFonts w:ascii="Times New Roman" w:hAnsi="Times New Roman" w:hint="default"/>
          <w:rtl w:val="0"/>
          <w:lang w:val="en-US"/>
        </w:rPr>
        <w:t>í</w:t>
      </w:r>
      <w:r>
        <w:rPr>
          <w:rStyle w:val="None"/>
          <w:rFonts w:ascii="Times New Roman" w:hAnsi="Times New Roman"/>
          <w:rtl w:val="0"/>
          <w:lang w:val="en-US"/>
        </w:rPr>
        <w:t>ncipe, can it simultaneously disrupt colonial hierarchies embedded in language and identity? Is the formalization the end or the means? And if formalization is the means, is there an end? These questions still follow me in the development of the FLI-platform.</w:t>
      </w:r>
    </w:p>
    <w:p>
      <w:pPr>
        <w:pStyle w:val="Body"/>
        <w:spacing w:line="360" w:lineRule="auto"/>
        <w:jc w:val="both"/>
        <w:rPr>
          <w:rStyle w:val="None"/>
          <w:rFonts w:ascii="Times New Roman" w:cs="Times New Roman" w:hAnsi="Times New Roman" w:eastAsia="Times New Roman"/>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Amid dual forces of visibility and erasure, it negotiates on social media, Papiamentu emerges not merely as a language caught in colonial crosscurrents but as a medium for decolonial praxis.  In the age of the platformization of the internet, creole languages are already troubling large language models attempting to stabilize all online content into their neural net syntax.</w:t>
      </w:r>
      <w:r>
        <w:rPr>
          <w:rStyle w:val="None"/>
          <w:rFonts w:ascii="Times New Roman" w:cs="Times New Roman" w:hAnsi="Times New Roman" w:eastAsia="Times New Roman"/>
          <w:vertAlign w:val="superscript"/>
        </w:rPr>
        <w:footnoteReference w:id="35"/>
      </w:r>
      <w:r>
        <w:rPr>
          <w:rStyle w:val="None"/>
          <w:rFonts w:ascii="Times New Roman" w:hAnsi="Times New Roman"/>
          <w:rtl w:val="0"/>
          <w:lang w:val="en-US"/>
        </w:rPr>
        <w:t xml:space="preserve"> The absence of fully standardized orthographies for creole languages results in AI-agent biases and the naive handling of regional, social, and stylistic variability, as well as of spelling and convention diversity. Ultimately, FLI's future lies in these radical imaginaries that transcend borders, transforming online spaces into </w:t>
      </w:r>
      <w:r>
        <w:rPr>
          <w:rStyle w:val="None"/>
          <w:rFonts w:ascii="Times New Roman" w:hAnsi="Times New Roman"/>
          <w:i w:val="1"/>
          <w:iCs w:val="1"/>
          <w:rtl w:val="0"/>
        </w:rPr>
        <w:t>SycoraX</w:t>
      </w:r>
      <w:r>
        <w:rPr>
          <w:rStyle w:val="None"/>
          <w:rFonts w:ascii="Times New Roman" w:hAnsi="Times New Roman"/>
          <w:rtl w:val="0"/>
          <w:lang w:val="en-US"/>
        </w:rPr>
        <w:t xml:space="preserve"> sorceries where identity is not contested but collectively liberated from the empire's grasp. Future research might benefit from incorporating quantitative content analysis alongside in-depth digital ethnography across multiple platforms, or from user surveys, to strengthen claims about audience reception and collective empowerment.</w:t>
      </w:r>
    </w:p>
    <w:p>
      <w:pPr>
        <w:pStyle w:val="Body"/>
        <w:spacing w:line="360" w:lineRule="auto"/>
        <w:jc w:val="both"/>
        <w:rPr>
          <w:rStyle w:val="None"/>
          <w:rFonts w:ascii="Times New Roman" w:cs="Times New Roman" w:hAnsi="Times New Roman" w:eastAsia="Times New Roman"/>
        </w:rPr>
      </w:pPr>
    </w:p>
    <w:p>
      <w:pPr>
        <w:pStyle w:val="Body"/>
        <w:spacing w:line="360" w:lineRule="auto"/>
        <w:jc w:val="both"/>
        <w:rPr>
          <w:rStyle w:val="None"/>
          <w:rFonts w:ascii="Times New Roman" w:cs="Times New Roman" w:hAnsi="Times New Roman" w:eastAsia="Times New Roman"/>
        </w:rPr>
      </w:pPr>
      <w:r>
        <w:rPr>
          <w:rStyle w:val="None"/>
          <w:rFonts w:ascii="Times New Roman" w:hAnsi="Times New Roman"/>
          <w:rtl w:val="0"/>
          <w:lang w:val="en-US"/>
        </w:rPr>
        <w:t>The WhatsApp messages Lijde shared return to my mind, those anonymous thank-yous. They represent isolated selves, maybe even marginalized voices, finding themselves through Lijde's posts. The obvious assumption would be that social media is building communities in digital spaces when physical spaces remain shaped by colonial hierarchies. But the platforms themselves? Owned by Meta, driven by algorithms designed in California, monetizing engagement patterns that exploit the very addictions Lijde talks about. Who gets to theorize this connection? Lijde does it from inside, living the contradiction. I do it from another angle, academic and adjacent, mixing it with artistic literary practices. Neither perspective completely resolves the tension. Maybe that's the point</w:t>
      </w:r>
      <w:r>
        <w:rPr>
          <w:rStyle w:val="None"/>
          <w:rFonts w:ascii="Times New Roman" w:hAnsi="Times New Roman" w:hint="default"/>
          <w:rtl w:val="0"/>
          <w:lang w:val="en-US"/>
        </w:rPr>
        <w:t>—</w:t>
      </w:r>
      <w:r>
        <w:rPr>
          <w:rStyle w:val="None"/>
          <w:rFonts w:ascii="Times New Roman" w:hAnsi="Times New Roman"/>
          <w:rtl w:val="0"/>
          <w:lang w:val="en-US"/>
        </w:rPr>
        <w:t>perhaps the multiplicity of his inner narratives is the story. Caribbean identity as fluid practice, digital selves as ongoing experiments, language as the water we swim through rather than the shore we reach.</w:t>
      </w:r>
    </w:p>
    <w:p>
      <w:pPr>
        <w:pStyle w:val="Body"/>
        <w:spacing w:line="360" w:lineRule="auto"/>
        <w:jc w:val="both"/>
        <w:rPr>
          <w:rStyle w:val="None"/>
          <w:rFonts w:ascii="Times New Roman" w:cs="Times New Roman" w:hAnsi="Times New Roman" w:eastAsia="Times New Roman"/>
        </w:rPr>
      </w:pPr>
    </w:p>
    <w:p>
      <w:pPr>
        <w:pStyle w:val="Heading 2"/>
        <w:rPr>
          <w:del w:id="33" w:date="2026-06-11T11:15:10Z" w:author="Editor"/>
          <w:rStyle w:val="None"/>
          <w:rFonts w:ascii="Times New Roman" w:cs="Times New Roman" w:hAnsi="Times New Roman" w:eastAsia="Times New Roman"/>
          <w:outline w:val="0"/>
          <w:color w:val="000000"/>
          <w:sz w:val="32"/>
          <w:szCs w:val="32"/>
          <w:u w:color="000000"/>
          <w14:textFill>
            <w14:solidFill>
              <w14:srgbClr w14:val="000000"/>
            </w14:solidFill>
          </w14:textFill>
        </w:rPr>
      </w:pPr>
      <w:del w:id="34" w:date="2026-06-11T11:15:10Z" w:author="Editor">
        <w:r>
          <w:rPr>
            <w:rStyle w:val="None"/>
            <w:rFonts w:ascii="Times New Roman" w:hAnsi="Times New Roman"/>
            <w:outline w:val="0"/>
            <w:color w:val="000000"/>
            <w:sz w:val="32"/>
            <w:szCs w:val="32"/>
            <w:u w:color="000000"/>
            <w:rtl w:val="0"/>
            <w:lang w:val="fr-FR"/>
            <w14:textFill>
              <w14:solidFill>
                <w14:srgbClr w14:val="000000"/>
              </w14:solidFill>
            </w14:textFill>
          </w:rPr>
          <w:delText>References</w:delText>
        </w:r>
      </w:del>
    </w:p>
    <w:p>
      <w:pPr>
        <w:pStyle w:val="Body"/>
        <w:rPr>
          <w:del w:id="35"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3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 xml:space="preserve">Allen, R.M. </w:delText>
        </w:r>
      </w:del>
      <w:del w:id="37"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zh-TW" w:eastAsia="zh-TW"/>
            <w14:textFill>
              <w14:solidFill>
                <w14:srgbClr w14:val="000000"/>
              </w14:solidFill>
            </w14:textFill>
          </w:rPr>
          <w:delText>Di Ki Manera?</w:delText>
        </w:r>
      </w:del>
      <w:del w:id="38" w:date="2026-06-11T11:15:10Z" w:author="Editor">
        <w:r>
          <w:rPr>
            <w:rStyle w:val="None"/>
            <w:rFonts w:ascii="Times New Roman" w:hAnsi="Times New Roman" w:hint="default"/>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39"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A Social History of Afro-Cura</w:delText>
        </w:r>
      </w:del>
      <w:del w:id="40" w:date="2026-06-11T11:15:10Z" w:author="Editor">
        <w:r>
          <w:rPr>
            <w:rStyle w:val="None"/>
            <w:rFonts w:ascii="Times New Roman" w:hAnsi="Times New Roman" w:hint="default"/>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ç</w:delText>
        </w:r>
      </w:del>
      <w:del w:id="41"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delText>aoans, 1863-1917</w:delText>
        </w:r>
      </w:del>
      <w:del w:id="42"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 Amsterdam: SWP, 2007.</w:delText>
        </w:r>
      </w:del>
    </w:p>
    <w:p>
      <w:pPr>
        <w:pStyle w:val="Body"/>
        <w:rPr>
          <w:del w:id="43"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4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Allen, R.M., and F. Guadeloupe. </w:delText>
        </w:r>
      </w:del>
      <w:del w:id="45"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4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it-IT"/>
            <w14:textFill>
              <w14:solidFill>
                <w14:srgbClr w14:val="000000"/>
              </w14:solidFill>
            </w14:textFill>
          </w:rPr>
          <w:delText>Yu Di K</w:delText>
        </w:r>
      </w:del>
      <w:del w:id="47"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ò</w:delText>
        </w:r>
      </w:del>
      <w:del w:id="48"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rsou, A Matter of Negotiation: An Anthropological Exploration of the Identity Work of Afro-Cura</w:delText>
        </w:r>
      </w:del>
      <w:del w:id="49"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ç</w:delText>
        </w:r>
      </w:del>
      <w:del w:id="50"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delText>aons.</w:delText>
        </w:r>
      </w:del>
      <w:del w:id="51"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52"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In </w:delText>
        </w:r>
      </w:del>
      <w:del w:id="53"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The Culturalization of Citizenship</w:delText>
        </w:r>
      </w:del>
      <w:del w:id="5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de-DE"/>
            <w14:textFill>
              <w14:solidFill>
                <w14:srgbClr w14:val="000000"/>
              </w14:solidFill>
            </w14:textFill>
          </w:rPr>
          <w:delText>, edited by J.W. Duyvendak, P. Geschiere, and E. Tonkens. London: Palgrave Macmillan UK, 2016.</w:delText>
        </w:r>
      </w:del>
    </w:p>
    <w:p>
      <w:pPr>
        <w:pStyle w:val="Body"/>
        <w:rPr>
          <w:del w:id="55"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5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fr-FR"/>
            <w14:textFill>
              <w14:solidFill>
                <w14:srgbClr w14:val="000000"/>
              </w14:solidFill>
            </w14:textFill>
          </w:rPr>
          <w:delText xml:space="preserve">Arion, E.F.M. </w:delText>
        </w:r>
      </w:del>
      <w:del w:id="57"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The Kiss of a Slave: Papiamentu</w:delText>
        </w:r>
      </w:del>
      <w:del w:id="58" w:date="2026-06-11T11:15:10Z" w:author="Editor">
        <w:r>
          <w:rPr>
            <w:rStyle w:val="None"/>
            <w:rFonts w:ascii="Times New Roman" w:hAnsi="Times New Roman" w:hint="default"/>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59"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s West-African Connections</w:delText>
        </w:r>
      </w:del>
      <w:del w:id="60"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 De Cura</w:delText>
        </w:r>
      </w:del>
      <w:del w:id="61"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ç</w:delText>
        </w:r>
      </w:del>
      <w:del w:id="62"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de-DE"/>
            <w14:textFill>
              <w14:solidFill>
                <w14:srgbClr w14:val="000000"/>
              </w14:solidFill>
            </w14:textFill>
          </w:rPr>
          <w:delText>aosche Courant, 1996.</w:delText>
        </w:r>
      </w:del>
      <w:del w:id="63" w:date="2026-06-11T11:15:10Z" w:author="Editor">
        <w:r>
          <w:rP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del>
      <w:del w:id="64" w:date="2026-06-11T11:15:10Z" w:author="Editor">
        <w:r>
          <w:rPr>
            <w:rStyle w:val="None"/>
            <w:rFonts w:ascii="Times New Roman" w:hAnsi="Times New Roman"/>
            <w:rtl w:val="0"/>
            <w:lang w:val="nl-NL"/>
          </w:rPr>
          <w:delText xml:space="preserve">Beekmans, I. </w:delText>
        </w:r>
      </w:del>
      <w:del w:id="65" w:date="2026-06-11T11:15:10Z" w:author="Editor">
        <w:r>
          <w:rPr>
            <w:rStyle w:val="None"/>
            <w:rFonts w:ascii="Times New Roman" w:hAnsi="Times New Roman" w:hint="default"/>
            <w:rtl w:val="0"/>
            <w:lang w:val="en-US"/>
          </w:rPr>
          <w:delText>“</w:delText>
        </w:r>
      </w:del>
      <w:del w:id="66" w:date="2026-06-11T11:15:10Z" w:author="Editor">
        <w:r>
          <w:rPr>
            <w:rStyle w:val="None"/>
            <w:rFonts w:ascii="Times New Roman" w:hAnsi="Times New Roman"/>
            <w:rtl w:val="0"/>
            <w:lang w:val="en-US"/>
          </w:rPr>
          <w:delText>Micro-Hegemonic Path Dependence: How Big Tech Power Operates through Ideological Fragmentation and Self-Reinforcing Technologies,</w:delText>
        </w:r>
      </w:del>
      <w:del w:id="67" w:date="2026-06-11T11:15:10Z" w:author="Editor">
        <w:r>
          <w:rPr>
            <w:rStyle w:val="None"/>
            <w:rFonts w:ascii="Times New Roman" w:hAnsi="Times New Roman" w:hint="default"/>
            <w:rtl w:val="0"/>
            <w:lang w:val="en-US"/>
          </w:rPr>
          <w:delText xml:space="preserve">” </w:delText>
        </w:r>
      </w:del>
      <w:del w:id="68" w:date="2026-06-11T11:15:10Z" w:author="Editor">
        <w:r>
          <w:rPr>
            <w:rStyle w:val="None"/>
            <w:rFonts w:ascii="Times New Roman" w:hAnsi="Times New Roman"/>
            <w:i w:val="1"/>
            <w:iCs w:val="1"/>
            <w:rtl w:val="0"/>
            <w:lang w:val="en-US"/>
          </w:rPr>
          <w:delText>Convergence: The International Journal of Research into New Media Technologies</w:delText>
        </w:r>
      </w:del>
      <w:del w:id="69" w:date="2026-06-11T11:15:10Z" w:author="Editor">
        <w:r>
          <w:rPr>
            <w:rStyle w:val="None"/>
            <w:rFonts w:ascii="Times New Roman" w:hAnsi="Times New Roman"/>
            <w:rtl w:val="0"/>
          </w:rPr>
          <w:delText xml:space="preserve"> 31, no. 6 (2025): 2086</w:delText>
        </w:r>
      </w:del>
      <w:del w:id="70" w:date="2026-06-11T11:15:10Z" w:author="Editor">
        <w:r>
          <w:rPr>
            <w:rStyle w:val="None"/>
            <w:rFonts w:ascii="Times New Roman" w:hAnsi="Times New Roman" w:hint="default"/>
            <w:rtl w:val="0"/>
            <w:lang w:val="en-US"/>
          </w:rPr>
          <w:delText>–</w:delText>
        </w:r>
      </w:del>
      <w:del w:id="71" w:date="2026-06-11T11:15:10Z" w:author="Editor">
        <w:r>
          <w:rPr>
            <w:rStyle w:val="None"/>
            <w:rFonts w:ascii="Times New Roman" w:hAnsi="Times New Roman"/>
            <w:rtl w:val="0"/>
          </w:rPr>
          <w:delText xml:space="preserve">100, </w:delText>
        </w:r>
      </w:del>
      <w:del w:id="72" w:date="2026-06-11T11:15:10Z" w:author="Editor">
        <w:r>
          <w:rPr>
            <w:rStyle w:val="Hyperlink.6"/>
          </w:rPr>
          <w:fldChar w:fldCharType="begin" w:fldLock="0"/>
        </w:r>
      </w:del>
      <w:del w:id="73" w:date="2026-06-11T11:15:10Z" w:author="Editor">
        <w:r>
          <w:rPr>
            <w:rStyle w:val="Hyperlink.6"/>
          </w:rPr>
          <w:delInstrText xml:space="preserve"> HYPERLINK "https://doi.org/10.1177/13548565251336462"</w:delInstrText>
        </w:r>
      </w:del>
      <w:del w:id="74" w:date="2026-06-11T11:15:10Z" w:author="Editor">
        <w:r>
          <w:rPr>
            <w:rStyle w:val="Hyperlink.6"/>
          </w:rPr>
          <w:fldChar w:fldCharType="separate" w:fldLock="0"/>
        </w:r>
      </w:del>
      <w:del w:id="75" w:date="2026-06-11T11:15:10Z" w:author="Editor">
        <w:r>
          <w:rPr>
            <w:rStyle w:val="Hyperlink.6"/>
            <w:rtl w:val="0"/>
            <w:lang w:val="en-US"/>
          </w:rPr>
          <w:delText>https://doi.org/10.1177/13548565251336462</w:delText>
        </w:r>
      </w:del>
      <w:del w:id="76" w:date="2026-06-11T11:15:10Z" w:author="Editor">
        <w:r>
          <w:rPr/>
          <w:fldChar w:fldCharType="end" w:fldLock="0"/>
        </w:r>
      </w:del>
      <w:del w:id="77" w:date="2026-06-11T11:15:10Z" w:author="Editor">
        <w:r>
          <w:rPr>
            <w:rStyle w:val="None"/>
            <w:rFonts w:ascii="Times New Roman" w:hAnsi="Times New Roman"/>
            <w:rtl w:val="0"/>
          </w:rPr>
          <w:delText>.</w:delText>
        </w:r>
      </w:del>
    </w:p>
    <w:p>
      <w:pPr>
        <w:pStyle w:val="Body"/>
        <w:rPr>
          <w:del w:id="78"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7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Bowling, B. </w:delText>
        </w:r>
      </w:del>
      <w:del w:id="80"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Policing the Caribbean: Transnational Security Cooperation in Practice</w:delText>
        </w:r>
      </w:del>
      <w:del w:id="8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Oxford University Press, 2010.</w:delText>
        </w:r>
      </w:del>
    </w:p>
    <w:p>
      <w:pPr>
        <w:pStyle w:val="Body"/>
        <w:rPr>
          <w:del w:id="82"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8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it-IT"/>
            <w14:textFill>
              <w14:solidFill>
                <w14:srgbClr w14:val="000000"/>
              </w14:solidFill>
            </w14:textFill>
          </w:rPr>
          <w:delText xml:space="preserve">Bratton, B. </w:delText>
        </w:r>
      </w:del>
      <w:del w:id="84"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The Stack</w:delText>
        </w:r>
      </w:del>
      <w:del w:id="8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MIT Press, 2016.</w:delText>
        </w:r>
      </w:del>
    </w:p>
    <w:p>
      <w:pPr>
        <w:pStyle w:val="Body"/>
        <w:rPr>
          <w:del w:id="86"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8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 xml:space="preserve">Broek, A. </w:delText>
        </w:r>
      </w:del>
      <w:del w:id="88"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it-IT"/>
            <w14:textFill>
              <w14:solidFill>
                <w14:srgbClr w14:val="000000"/>
              </w14:solidFill>
            </w14:textFill>
          </w:rPr>
          <w:delText>Pa Saka Kara, Part 1: Historia Di Literatura Papiamentu</w:delText>
        </w:r>
      </w:del>
      <w:del w:id="8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Translated by L. Berry-Haseth, S. F. Jonis, H.H. Lemmens, R.H.J. Lourens, and S. Joubert, n.d.</w:delText>
        </w:r>
      </w:del>
    </w:p>
    <w:p>
      <w:pPr>
        <w:pStyle w:val="Body"/>
        <w:rPr>
          <w:del w:id="90"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9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 xml:space="preserve">Buurt, G., and S. M. Joubert. </w:delText>
        </w:r>
      </w:del>
      <w:del w:id="92"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Stemmen uit het verleden: Indiaanse woorden in het Papiamentu</w:delText>
        </w:r>
      </w:del>
      <w:del w:id="9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 Van Buurt, 1997.</w:delText>
        </w:r>
      </w:del>
    </w:p>
    <w:p>
      <w:pPr>
        <w:pStyle w:val="Body"/>
        <w:rPr>
          <w:del w:id="94" w:date="2026-06-11T11:15:10Z" w:author="Editor"/>
          <w:rStyle w:val="None"/>
          <w:rFonts w:ascii="Times New Roman" w:cs="Times New Roman" w:hAnsi="Times New Roman" w:eastAsia="Times New Roman"/>
        </w:rPr>
      </w:pPr>
      <w:del w:id="95" w:date="2026-06-11T11:15:10Z" w:author="Editor">
        <w:r>
          <w:rPr>
            <w:rStyle w:val="None"/>
            <w:rFonts w:ascii="Times New Roman" w:hAnsi="Times New Roman"/>
            <w:rtl w:val="0"/>
            <w:lang w:val="it-IT"/>
          </w:rPr>
          <w:delText xml:space="preserve">Candidatu, L., and S. Ponzanesi. </w:delText>
        </w:r>
      </w:del>
      <w:del w:id="96" w:date="2026-06-11T11:15:10Z" w:author="Editor">
        <w:r>
          <w:rPr>
            <w:rStyle w:val="None"/>
            <w:rFonts w:ascii="Times New Roman" w:hAnsi="Times New Roman" w:hint="default"/>
            <w:rtl w:val="0"/>
            <w:lang w:val="en-US"/>
          </w:rPr>
          <w:delText>“</w:delText>
        </w:r>
      </w:del>
      <w:del w:id="97" w:date="2026-06-11T11:15:10Z" w:author="Editor">
        <w:r>
          <w:rPr>
            <w:rStyle w:val="None"/>
            <w:rFonts w:ascii="Times New Roman" w:hAnsi="Times New Roman"/>
            <w:rtl w:val="0"/>
            <w:lang w:val="en-US"/>
          </w:rPr>
          <w:delText>Digital Diasporas: Staying with the Trouble.</w:delText>
        </w:r>
      </w:del>
      <w:del w:id="98" w:date="2026-06-11T11:15:10Z" w:author="Editor">
        <w:r>
          <w:rPr>
            <w:rStyle w:val="None"/>
            <w:rFonts w:ascii="Times New Roman" w:hAnsi="Times New Roman" w:hint="default"/>
            <w:rtl w:val="0"/>
            <w:lang w:val="en-US"/>
          </w:rPr>
          <w:delText xml:space="preserve">” </w:delText>
        </w:r>
      </w:del>
      <w:del w:id="99" w:date="2026-06-11T11:15:10Z" w:author="Editor">
        <w:r>
          <w:rPr>
            <w:rStyle w:val="None"/>
            <w:rFonts w:ascii="Times New Roman" w:hAnsi="Times New Roman"/>
            <w:rtl w:val="0"/>
            <w:lang w:val="fr-FR"/>
          </w:rPr>
          <w:delText>Communication, Culture and Critique 15, no. 2 (2022): 261</w:delText>
        </w:r>
      </w:del>
      <w:del w:id="100" w:date="2026-06-11T11:15:10Z" w:author="Editor">
        <w:r>
          <w:rPr>
            <w:rStyle w:val="None"/>
            <w:rFonts w:ascii="Times New Roman" w:hAnsi="Times New Roman" w:hint="default"/>
            <w:rtl w:val="0"/>
            <w:lang w:val="en-US"/>
          </w:rPr>
          <w:delText>–</w:delText>
        </w:r>
      </w:del>
      <w:del w:id="101" w:date="2026-06-11T11:15:10Z" w:author="Editor">
        <w:r>
          <w:rPr>
            <w:rStyle w:val="None"/>
            <w:rFonts w:ascii="Times New Roman" w:hAnsi="Times New Roman"/>
            <w:rtl w:val="0"/>
          </w:rPr>
          <w:delText>68.</w:delText>
        </w:r>
      </w:del>
    </w:p>
    <w:p>
      <w:pPr>
        <w:pStyle w:val="Body"/>
        <w:rPr>
          <w:del w:id="102"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10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 xml:space="preserve">Claassen, A., ed. </w:delText>
        </w:r>
      </w:del>
      <w:del w:id="104"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De Navelstreng van Mijn Taal. Poes</w:delText>
        </w:r>
      </w:del>
      <w:del w:id="105" w:date="2026-06-11T11:15:10Z" w:author="Editor">
        <w:r>
          <w:rPr>
            <w:rStyle w:val="None"/>
            <w:rFonts w:ascii="Times New Roman" w:hAnsi="Times New Roman" w:hint="default"/>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í</w:delText>
        </w:r>
      </w:del>
      <w:del w:id="106"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a Bibo Di Aruba / Levende Po</w:delText>
        </w:r>
      </w:del>
      <w:del w:id="107" w:date="2026-06-11T11:15:10Z" w:author="Editor">
        <w:r>
          <w:rPr>
            <w:rStyle w:val="None"/>
            <w:rFonts w:ascii="Times New Roman" w:hAnsi="Times New Roman" w:hint="default"/>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ë</w:delText>
        </w:r>
      </w:del>
      <w:del w:id="108"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zie van Aruba: Tweetalige Bloemlezing Uit Het Werk van Dertien Dichters</w:delText>
        </w:r>
      </w:del>
      <w:del w:id="10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n.d.</w:delText>
        </w:r>
      </w:del>
    </w:p>
    <w:p>
      <w:pPr>
        <w:pStyle w:val="Body"/>
        <w:rPr>
          <w:del w:id="110"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11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Emmanuel, I.S., and S.A. Emmanuel. </w:delText>
        </w:r>
      </w:del>
      <w:del w:id="112"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A History of the Jews of the Netherlands Antilles</w:delText>
        </w:r>
      </w:del>
      <w:del w:id="11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Cincinnati: American Jewish Archives, 1970.</w:delText>
        </w:r>
      </w:del>
    </w:p>
    <w:p>
      <w:pPr>
        <w:pStyle w:val="Body"/>
        <w:rPr>
          <w:del w:id="114"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11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Goilo, J-C. M. E. </w:delText>
        </w:r>
      </w:del>
      <w:del w:id="116"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11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Information Actors beyond Modernity and Coloniality in Times of Climate Change: A Comparative Design Ethnography on the Making of Monitors for Sustainable Futures in Cura</w:delText>
        </w:r>
      </w:del>
      <w:del w:id="118"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ç</w:delText>
        </w:r>
      </w:del>
      <w:del w:id="11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ao and Amsterdam, between 2019-2022.</w:delText>
        </w:r>
      </w:del>
      <w:del w:id="120"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12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University of Amsterdam.     Faculty of Social and Behavioural Sciences. Amsterdam Institute for Social Science Research, 2024. </w:delText>
        </w:r>
      </w:del>
      <w:del w:id="122"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https://hdl.handle.net/11245.1/90421b53-66bb-471b-bb90-707bacabef10.</w:delText>
        </w:r>
      </w:del>
    </w:p>
    <w:p>
      <w:pPr>
        <w:pStyle w:val="Body"/>
        <w:rPr>
          <w:del w:id="123"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12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 xml:space="preserve">Groenewoud, M. </w:delText>
        </w:r>
      </w:del>
      <w:del w:id="125"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12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Digital Humanities, Social Justice and the Pluricultural Realities of Dutch Caribbean Heritage Archives,</w:delText>
        </w:r>
      </w:del>
      <w:del w:id="127"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128"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235</w:delText>
        </w:r>
      </w:del>
      <w:del w:id="129"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130"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50, 2023.</w:delText>
        </w:r>
      </w:del>
    </w:p>
    <w:p>
      <w:pPr>
        <w:pStyle w:val="Body"/>
        <w:rPr>
          <w:del w:id="131"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132"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 xml:space="preserve">Guadeloupe, F., and G. Oostindie. </w:delText>
        </w:r>
      </w:del>
      <w:del w:id="133"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13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Caribbean Diasporas, Metropolitan Policies, and Cultural Heritage.</w:delText>
        </w:r>
      </w:del>
      <w:del w:id="135"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13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In </w:delText>
        </w:r>
      </w:del>
      <w:del w:id="137"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Caribbean Cultural Heritage and the Nation: Aruba, Bonaire and Cura</w:delText>
        </w:r>
      </w:del>
      <w:del w:id="138" w:date="2026-06-11T11:15:10Z" w:author="Editor">
        <w:r>
          <w:rPr>
            <w:rStyle w:val="None"/>
            <w:rFonts w:ascii="Times New Roman" w:hAnsi="Times New Roman" w:hint="default"/>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ç</w:delText>
        </w:r>
      </w:del>
      <w:del w:id="139"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it-IT"/>
            <w14:textFill>
              <w14:solidFill>
                <w14:srgbClr w14:val="000000"/>
              </w14:solidFill>
            </w14:textFill>
          </w:rPr>
          <w:delText>ao in a Regional Context</w:delText>
        </w:r>
      </w:del>
      <w:del w:id="140"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edited by A. van Stipriaan, L. Alofs, and G. Guadeloupe, 251</w:delText>
        </w:r>
      </w:del>
      <w:del w:id="141"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142"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de-DE"/>
            <w14:textFill>
              <w14:solidFill>
                <w14:srgbClr w14:val="000000"/>
              </w14:solidFill>
            </w14:textFill>
          </w:rPr>
          <w:delText>70. Leiden University Press, 2023.</w:delText>
        </w:r>
      </w:del>
    </w:p>
    <w:p>
      <w:pPr>
        <w:pStyle w:val="Body"/>
        <w:rPr>
          <w:del w:id="143"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14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delText xml:space="preserve">Henriquez, M. </w:delText>
        </w:r>
      </w:del>
      <w:del w:id="145"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14:textFill>
              <w14:solidFill>
                <w14:srgbClr w14:val="000000"/>
              </w14:solidFill>
            </w14:textFill>
          </w:rPr>
          <w:delText>Ta Asina? O Ta Asana? Abla Uzu i Kustumber Sefard</w:delText>
        </w:r>
      </w:del>
      <w:del w:id="146" w:date="2026-06-11T11:15:10Z" w:author="Editor">
        <w:r>
          <w:rPr>
            <w:rStyle w:val="None"/>
            <w:rFonts w:ascii="Times New Roman" w:hAnsi="Times New Roman" w:hint="default"/>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í</w:delText>
        </w:r>
      </w:del>
      <w:del w:id="14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it-IT"/>
            <w14:textFill>
              <w14:solidFill>
                <w14:srgbClr w14:val="000000"/>
              </w14:solidFill>
            </w14:textFill>
          </w:rPr>
          <w:delText>. Second edition. Port</w:delText>
        </w:r>
      </w:del>
      <w:del w:id="148"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14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i Heru Publications, 1988.</w:delText>
        </w:r>
      </w:del>
    </w:p>
    <w:p>
      <w:pPr>
        <w:pStyle w:val="Body"/>
        <w:rPr>
          <w:del w:id="150"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15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 xml:space="preserve">Jacobs, B. </w:delText>
        </w:r>
      </w:del>
      <w:del w:id="152"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15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The Upper Guinea Origins of Papiamentu: Linguistic and Historical Evidence.</w:delText>
        </w:r>
      </w:del>
      <w:del w:id="154"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155"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14:textFill>
              <w14:solidFill>
                <w14:srgbClr w14:val="000000"/>
              </w14:solidFill>
            </w14:textFill>
          </w:rPr>
          <w:delText>Diachronica</w:delText>
        </w:r>
      </w:del>
      <w:del w:id="15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 26, no. 3 (2009): 319</w:delText>
        </w:r>
      </w:del>
      <w:del w:id="157"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158"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79.</w:delText>
        </w:r>
      </w:del>
    </w:p>
    <w:p>
      <w:pPr>
        <w:pStyle w:val="Body"/>
        <w:rPr>
          <w:del w:id="159" w:date="2026-06-11T11:15:10Z" w:author="Editor"/>
          <w:rStyle w:val="None"/>
          <w:rFonts w:ascii="Times New Roman" w:cs="Times New Roman" w:hAnsi="Times New Roman" w:eastAsia="Times New Roman"/>
        </w:rPr>
      </w:pPr>
      <w:del w:id="160" w:date="2026-06-11T11:15:10Z" w:author="Editor">
        <w:r>
          <w:rPr>
            <w:rStyle w:val="None"/>
            <w:rFonts w:ascii="Times New Roman" w:hAnsi="Times New Roman"/>
            <w:rtl w:val="0"/>
            <w:lang w:val="es-ES_tradnl"/>
          </w:rPr>
          <w:delText xml:space="preserve">Jones, A.A. </w:delText>
        </w:r>
      </w:del>
      <w:del w:id="161" w:date="2026-06-11T11:15:10Z" w:author="Editor">
        <w:r>
          <w:rPr>
            <w:rStyle w:val="None"/>
            <w:rFonts w:ascii="Times New Roman" w:hAnsi="Times New Roman"/>
            <w:i w:val="1"/>
            <w:iCs w:val="1"/>
            <w:rtl w:val="0"/>
            <w:lang w:val="en-US"/>
          </w:rPr>
          <w:delText>Identity via Papiamentu: From Marginalization to Language of Instruction.</w:delText>
        </w:r>
      </w:del>
      <w:del w:id="162" w:date="2026-06-11T11:15:10Z" w:author="Editor">
        <w:r>
          <w:rPr>
            <w:rStyle w:val="None"/>
            <w:rFonts w:ascii="Times New Roman" w:hAnsi="Times New Roman"/>
            <w:rtl w:val="0"/>
          </w:rPr>
          <w:delText xml:space="preserve"> 2016, </w:delText>
        </w:r>
      </w:del>
      <w:del w:id="163" w:date="2026-06-11T11:15:10Z" w:author="Editor">
        <w:r>
          <w:rPr>
            <w:rStyle w:val="None"/>
            <w:rFonts w:ascii="Times New Roman" w:hAnsi="Times New Roman"/>
            <w:rtl w:val="0"/>
          </w:rPr>
          <w:delText xml:space="preserve">DOI: 10.13140/RG.2.1.3774.7441. </w:delText>
        </w:r>
      </w:del>
    </w:p>
    <w:p>
      <w:pPr>
        <w:pStyle w:val="Body"/>
        <w:rPr>
          <w:del w:id="164" w:date="2026-06-11T11:15:10Z" w:author="Editor"/>
          <w:rStyle w:val="None"/>
          <w:rFonts w:ascii="Times New Roman" w:cs="Times New Roman" w:hAnsi="Times New Roman" w:eastAsia="Times New Roman"/>
        </w:rPr>
      </w:pPr>
      <w:del w:id="165" w:date="2026-06-11T11:15:10Z" w:author="Editor">
        <w:r>
          <w:rPr>
            <w:rStyle w:val="None"/>
            <w:rFonts w:ascii="Times New Roman" w:hAnsi="Times New Roman"/>
            <w:rtl w:val="0"/>
          </w:rPr>
          <w:delText xml:space="preserve">Kelly-Holmes, H. </w:delText>
        </w:r>
      </w:del>
      <w:del w:id="166" w:date="2026-06-11T11:15:10Z" w:author="Editor">
        <w:r>
          <w:rPr>
            <w:rStyle w:val="None"/>
            <w:rFonts w:ascii="Times New Roman" w:hAnsi="Times New Roman" w:hint="default"/>
            <w:rtl w:val="0"/>
            <w:lang w:val="en-US"/>
          </w:rPr>
          <w:delText>“</w:delText>
        </w:r>
      </w:del>
      <w:del w:id="167" w:date="2026-06-11T11:15:10Z" w:author="Editor">
        <w:r>
          <w:rPr>
            <w:rStyle w:val="None"/>
            <w:rFonts w:ascii="Times New Roman" w:hAnsi="Times New Roman"/>
            <w:rtl w:val="0"/>
            <w:lang w:val="en-US"/>
          </w:rPr>
          <w:delText>Multilingualism and Technology: A Review of Developments in Digital Communication from Monolingualism to Idiolingualism,</w:delText>
        </w:r>
      </w:del>
      <w:del w:id="168" w:date="2026-06-11T11:15:10Z" w:author="Editor">
        <w:r>
          <w:rPr>
            <w:rStyle w:val="None"/>
            <w:rFonts w:ascii="Times New Roman" w:hAnsi="Times New Roman" w:hint="default"/>
            <w:rtl w:val="0"/>
            <w:lang w:val="en-US"/>
          </w:rPr>
          <w:delText xml:space="preserve">” </w:delText>
        </w:r>
      </w:del>
      <w:del w:id="169" w:date="2026-06-11T11:15:10Z" w:author="Editor">
        <w:r>
          <w:rPr>
            <w:rStyle w:val="None"/>
            <w:rFonts w:ascii="Times New Roman" w:hAnsi="Times New Roman"/>
            <w:i w:val="1"/>
            <w:iCs w:val="1"/>
            <w:rtl w:val="0"/>
            <w:lang w:val="en-US"/>
          </w:rPr>
          <w:delText>Annual Review of Applied Linguistics</w:delText>
        </w:r>
      </w:del>
      <w:del w:id="170" w:date="2026-06-11T11:15:10Z" w:author="Editor">
        <w:r>
          <w:rPr>
            <w:rStyle w:val="None"/>
            <w:rFonts w:ascii="Times New Roman" w:hAnsi="Times New Roman"/>
            <w:rtl w:val="0"/>
          </w:rPr>
          <w:delText xml:space="preserve"> 39 (2019): 24</w:delText>
        </w:r>
      </w:del>
      <w:del w:id="171" w:date="2026-06-11T11:15:10Z" w:author="Editor">
        <w:r>
          <w:rPr>
            <w:rStyle w:val="None"/>
            <w:rFonts w:ascii="Times New Roman" w:hAnsi="Times New Roman" w:hint="default"/>
            <w:rtl w:val="0"/>
            <w:lang w:val="en-US"/>
          </w:rPr>
          <w:delText>–</w:delText>
        </w:r>
      </w:del>
      <w:del w:id="172" w:date="2026-06-11T11:15:10Z" w:author="Editor">
        <w:r>
          <w:rPr>
            <w:rStyle w:val="None"/>
            <w:rFonts w:ascii="Times New Roman" w:hAnsi="Times New Roman"/>
            <w:rtl w:val="0"/>
          </w:rPr>
          <w:delText xml:space="preserve">39; I. </w:delText>
        </w:r>
      </w:del>
    </w:p>
    <w:p>
      <w:pPr>
        <w:pStyle w:val="Body"/>
        <w:rPr>
          <w:del w:id="173"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17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Kn</w:delText>
        </w:r>
      </w:del>
      <w:del w:id="175"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ö</w:delText>
        </w:r>
      </w:del>
      <w:del w:id="17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rr, J. </w:delText>
        </w:r>
      </w:del>
      <w:del w:id="177"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178"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Contemporary Creoleness; or, The World in Pidginization.</w:delText>
        </w:r>
      </w:del>
      <w:del w:id="179"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180"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Current Anthropology</w:delText>
        </w:r>
      </w:del>
      <w:del w:id="18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 51, no. 6 (2010): 731</w:delText>
        </w:r>
      </w:del>
      <w:del w:id="182"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18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59.</w:delText>
        </w:r>
      </w:del>
    </w:p>
    <w:p>
      <w:pPr>
        <w:pStyle w:val="Body"/>
        <w:rPr>
          <w:del w:id="184"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18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Kuss, D.J., and Mark D. Griffiths. </w:delText>
        </w:r>
      </w:del>
      <w:del w:id="186"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18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Social Networking Sites and Addiction: Ten Lessons Learned.</w:delText>
        </w:r>
      </w:del>
      <w:del w:id="188"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189"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International Journal of Environmental Research and Public Health</w:delText>
        </w:r>
      </w:del>
      <w:del w:id="190"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 14, no. 3 (2017).</w:delText>
        </w:r>
      </w:del>
    </w:p>
    <w:p>
      <w:pPr>
        <w:pStyle w:val="Body"/>
        <w:rPr>
          <w:del w:id="191"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192"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fr-FR"/>
            <w14:textFill>
              <w14:solidFill>
                <w14:srgbClr w14:val="000000"/>
              </w14:solidFill>
            </w14:textFill>
          </w:rPr>
          <w:delText xml:space="preserve">Lemmens, P. </w:delText>
        </w:r>
      </w:del>
      <w:del w:id="193"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19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On Pharmacology and Multistability: A Commentary on Marco Pavanini.</w:delText>
        </w:r>
      </w:del>
      <w:del w:id="195"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196"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Philosophy &amp; Technology</w:delText>
        </w:r>
      </w:del>
      <w:del w:id="19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 35, no. 2 (2022): 51.</w:delText>
        </w:r>
      </w:del>
    </w:p>
    <w:p>
      <w:pPr>
        <w:pStyle w:val="Body"/>
        <w:rPr>
          <w:del w:id="198"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19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Lovink, G. </w:delText>
        </w:r>
      </w:del>
      <w:del w:id="200"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Sad by Design</w:delText>
        </w:r>
      </w:del>
      <w:del w:id="20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it-IT"/>
            <w14:textFill>
              <w14:solidFill>
                <w14:srgbClr w14:val="000000"/>
              </w14:solidFill>
            </w14:textFill>
          </w:rPr>
          <w:delText>. Pluto Press, 2019.</w:delText>
        </w:r>
      </w:del>
    </w:p>
    <w:p>
      <w:pPr>
        <w:pStyle w:val="Body"/>
        <w:rPr>
          <w:del w:id="202" w:date="2026-06-11T11:15:10Z" w:author="Editor"/>
          <w:rStyle w:val="None"/>
          <w:rFonts w:ascii="Times New Roman" w:cs="Times New Roman" w:hAnsi="Times New Roman" w:eastAsia="Times New Roman"/>
        </w:rPr>
      </w:pPr>
      <w:del w:id="203" w:date="2026-06-11T11:15:10Z" w:author="Editor">
        <w:r>
          <w:rPr>
            <w:rStyle w:val="None"/>
            <w:rFonts w:ascii="Times New Roman" w:hAnsi="Times New Roman"/>
            <w:rtl w:val="0"/>
            <w:lang w:val="pt-PT"/>
          </w:rPr>
          <w:delText xml:space="preserve">Mair, C. </w:delText>
        </w:r>
      </w:del>
      <w:del w:id="204" w:date="2026-06-11T11:15:10Z" w:author="Editor">
        <w:r>
          <w:rPr>
            <w:rStyle w:val="None"/>
            <w:rFonts w:ascii="Times New Roman" w:hAnsi="Times New Roman"/>
            <w:i w:val="1"/>
            <w:iCs w:val="1"/>
            <w:rtl w:val="0"/>
            <w:lang w:val="en-US"/>
          </w:rPr>
          <w:delText>The Digital Diffusion of Pidgin/Creoles: Langwij, Kolcha, Media and Large Language Models</w:delText>
        </w:r>
      </w:del>
      <w:del w:id="205" w:date="2026-06-11T11:15:10Z" w:author="Editor">
        <w:r>
          <w:rPr>
            <w:rStyle w:val="None"/>
            <w:rFonts w:ascii="Times New Roman" w:hAnsi="Times New Roman"/>
            <w:rtl w:val="0"/>
          </w:rPr>
          <w:delText xml:space="preserve">. John Benjamins, 2025. </w:delText>
        </w:r>
      </w:del>
      <w:del w:id="206" w:date="2026-06-11T11:15:10Z" w:author="Editor">
        <w:r>
          <w:rPr>
            <w:rStyle w:val="None"/>
            <w:rFonts w:ascii="Times New Roman" w:hAnsi="Times New Roman"/>
            <w:rtl w:val="0"/>
            <w:lang w:val="en-US"/>
          </w:rPr>
          <w:delText>https://www.jbe-platform.com/content/journals/10.1075/jpcl.24025.mai.</w:delText>
        </w:r>
      </w:del>
    </w:p>
    <w:p>
      <w:pPr>
        <w:pStyle w:val="Body"/>
        <w:rPr>
          <w:del w:id="207"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208"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da-DK"/>
            <w14:textFill>
              <w14:solidFill>
                <w14:srgbClr w14:val="000000"/>
              </w14:solidFill>
            </w14:textFill>
          </w:rPr>
          <w:delText>Medina, Nict</w:delText>
        </w:r>
      </w:del>
      <w:del w:id="209"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é </w:delText>
        </w:r>
      </w:del>
      <w:del w:id="210"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Fuller. </w:delText>
        </w:r>
      </w:del>
      <w:del w:id="211"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12"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Data Is Patrimony: On Developing a Decolonial Model for Access and Repatriation of Sociolinguistic Data.</w:delText>
        </w:r>
      </w:del>
      <w:del w:id="213"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214"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14:textFill>
              <w14:solidFill>
                <w14:srgbClr w14:val="000000"/>
              </w14:solidFill>
            </w14:textFill>
          </w:rPr>
          <w:delText>Archipelagos</w:delText>
        </w:r>
      </w:del>
      <w:del w:id="21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 no. 6 (2022). </w:delText>
        </w:r>
      </w:del>
      <w:del w:id="21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https://archipelagosjournal.org/es/issue06/fuller-data.html.</w:delText>
        </w:r>
      </w:del>
    </w:p>
    <w:p>
      <w:pPr>
        <w:pStyle w:val="Body"/>
        <w:rPr>
          <w:del w:id="217"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218"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delText xml:space="preserve">Moraes, N. I. de. </w:delText>
        </w:r>
      </w:del>
      <w:del w:id="219"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20"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fr-FR"/>
            <w14:textFill>
              <w14:solidFill>
                <w14:srgbClr w14:val="000000"/>
              </w14:solidFill>
            </w14:textFill>
          </w:rPr>
          <w:delText>La Traite Des Esclaves Effectu</w:delText>
        </w:r>
      </w:del>
      <w:del w:id="221"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é</w:delText>
        </w:r>
      </w:del>
      <w:del w:id="222"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fr-FR"/>
            <w14:textFill>
              <w14:solidFill>
                <w14:srgbClr w14:val="000000"/>
              </w14:solidFill>
            </w14:textFill>
          </w:rPr>
          <w:delText xml:space="preserve">e Par Les Hollandais </w:delText>
        </w:r>
      </w:del>
      <w:del w:id="223"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à </w:delText>
        </w:r>
      </w:del>
      <w:del w:id="22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Gor</w:delText>
        </w:r>
      </w:del>
      <w:del w:id="225"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é</w:delText>
        </w:r>
      </w:del>
      <w:del w:id="22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e (1637-1677).</w:delText>
        </w:r>
      </w:del>
      <w:del w:id="227"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228"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14:textFill>
              <w14:solidFill>
                <w14:srgbClr w14:val="000000"/>
              </w14:solidFill>
            </w14:textFill>
          </w:rPr>
          <w:delText>Gor</w:delText>
        </w:r>
      </w:del>
      <w:del w:id="229" w:date="2026-06-11T11:15:10Z" w:author="Editor">
        <w:r>
          <w:rPr>
            <w:rStyle w:val="None"/>
            <w:rFonts w:ascii="Times New Roman" w:hAnsi="Times New Roman" w:hint="default"/>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é</w:delText>
        </w:r>
      </w:del>
      <w:del w:id="230"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fr-FR"/>
            <w14:textFill>
              <w14:solidFill>
                <w14:srgbClr w14:val="000000"/>
              </w14:solidFill>
            </w14:textFill>
          </w:rPr>
          <w:delText>e et l</w:delText>
        </w:r>
      </w:del>
      <w:del w:id="231" w:date="2026-06-11T11:15:10Z" w:author="Editor">
        <w:r>
          <w:rPr>
            <w:rStyle w:val="None"/>
            <w:rFonts w:ascii="Times New Roman" w:hAnsi="Times New Roman" w:hint="default"/>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32"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delText>esclavage</w:delText>
        </w:r>
      </w:del>
      <w:del w:id="23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1998, 41</w:delText>
        </w:r>
      </w:del>
      <w:del w:id="234"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3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52.</w:delText>
        </w:r>
      </w:del>
    </w:p>
    <w:p>
      <w:pPr>
        <w:pStyle w:val="Body"/>
        <w:rPr>
          <w:del w:id="236"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23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da-DK"/>
            <w14:textFill>
              <w14:solidFill>
                <w14:srgbClr w14:val="000000"/>
              </w14:solidFill>
            </w14:textFill>
          </w:rPr>
          <w:delText xml:space="preserve">Muller, W.S. </w:delText>
        </w:r>
      </w:del>
      <w:del w:id="238"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3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Leven En Werken van de Dichter-Musicus JS Corsen.</w:delText>
        </w:r>
      </w:del>
      <w:del w:id="240"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24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de-DE"/>
            <w14:textFill>
              <w14:solidFill>
                <w14:srgbClr w14:val="000000"/>
              </w14:solidFill>
            </w14:textFill>
          </w:rPr>
          <w:delText>JSTOR, 1985.</w:delText>
        </w:r>
      </w:del>
    </w:p>
    <w:p>
      <w:pPr>
        <w:pStyle w:val="Body"/>
        <w:rPr>
          <w:del w:id="242"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24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delText xml:space="preserve">Munro, M. </w:delText>
        </w:r>
      </w:del>
      <w:del w:id="244"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4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Who Stole the Soul?</w:delText>
        </w:r>
      </w:del>
      <w:del w:id="246"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4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Rhythm and Race in the Digital Age.</w:delText>
        </w:r>
      </w:del>
      <w:del w:id="248"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249"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14:textFill>
              <w14:solidFill>
                <w14:srgbClr w14:val="000000"/>
              </w14:solidFill>
            </w14:textFill>
          </w:rPr>
          <w:delText>Archipelagos</w:delText>
        </w:r>
      </w:del>
      <w:del w:id="250"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 no. 1 (2016). </w:delText>
        </w:r>
      </w:del>
      <w:del w:id="25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fr-FR"/>
            <w14:textFill>
              <w14:solidFill>
                <w14:srgbClr w14:val="000000"/>
              </w14:solidFill>
            </w14:textFill>
          </w:rPr>
          <w:delText>https://archipelagosjournal.org/issue01/munro-soul.html.</w:delText>
        </w:r>
      </w:del>
    </w:p>
    <w:p>
      <w:pPr>
        <w:pStyle w:val="Body"/>
        <w:rPr>
          <w:del w:id="252"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25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it-IT"/>
            <w14:textFill>
              <w14:solidFill>
                <w14:srgbClr w14:val="000000"/>
              </w14:solidFill>
            </w14:textFill>
          </w:rPr>
          <w:delText>Murray-Rom</w:delText>
        </w:r>
      </w:del>
      <w:del w:id="254"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á</w:delText>
        </w:r>
      </w:del>
      <w:del w:id="25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n, J. </w:delText>
        </w:r>
      </w:del>
      <w:del w:id="256"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5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Twitter</w:delText>
        </w:r>
      </w:del>
      <w:del w:id="258"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5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s and @douenislands</w:delText>
        </w:r>
      </w:del>
      <w:del w:id="260"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26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Ambiguous Paths.</w:delText>
        </w:r>
      </w:del>
      <w:del w:id="262"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263"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14:textFill>
              <w14:solidFill>
                <w14:srgbClr w14:val="000000"/>
              </w14:solidFill>
            </w14:textFill>
          </w:rPr>
          <w:delText>Archipelagos</w:delText>
        </w:r>
      </w:del>
      <w:del w:id="26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no. 1 (2016).</w:delText>
        </w:r>
      </w:del>
      <w:del w:id="26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fr-FR"/>
            <w14:textFill>
              <w14:solidFill>
                <w14:srgbClr w14:val="000000"/>
              </w14:solidFill>
            </w14:textFill>
          </w:rPr>
          <w:delText xml:space="preserve"> http://archipelagosjournal.org/issue01/murrayroman-douenislands.html.</w:delText>
        </w:r>
      </w:del>
    </w:p>
    <w:p>
      <w:pPr>
        <w:pStyle w:val="Body"/>
        <w:rPr>
          <w:del w:id="266"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26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s-ES_tradnl"/>
            <w14:textFill>
              <w14:solidFill>
                <w14:srgbClr w14:val="000000"/>
              </w14:solidFill>
            </w14:textFill>
          </w:rPr>
          <w:delText xml:space="preserve">Mylonas, N. </w:delText>
        </w:r>
      </w:del>
      <w:del w:id="268"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6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From Pathology to Transformation: A Technophilosophy of Addiction.</w:delText>
        </w:r>
      </w:del>
      <w:del w:id="270"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27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PhD Thesis, Durham University, 2023.</w:delText>
        </w:r>
      </w:del>
    </w:p>
    <w:p>
      <w:pPr>
        <w:pStyle w:val="Body"/>
        <w:rPr>
          <w:del w:id="272"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27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s-ES_tradnl"/>
            <w14:textFill>
              <w14:solidFill>
                <w14:srgbClr w14:val="000000"/>
              </w14:solidFill>
            </w14:textFill>
          </w:rPr>
          <w:delText xml:space="preserve">Ortega, </w:delText>
        </w:r>
      </w:del>
      <w:del w:id="274"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É</w:delText>
        </w:r>
      </w:del>
      <w:del w:id="27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 </w:delText>
        </w:r>
      </w:del>
      <w:del w:id="276"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7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From Street Protest to Twitter Protest: A Review of Leonardo Flores</w:delText>
        </w:r>
      </w:del>
      <w:del w:id="278"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7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de-DE"/>
            <w14:textFill>
              <w14:solidFill>
                <w14:srgbClr w14:val="000000"/>
              </w14:solidFill>
            </w14:textFill>
          </w:rPr>
          <w:delText>s Twitter Bots,</w:delText>
        </w:r>
      </w:del>
      <w:del w:id="280"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28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2020. </w:delText>
        </w:r>
      </w:del>
      <w:del w:id="282"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http://archipelagosjournal.org/issue04/ortega-review.html.</w:delText>
        </w:r>
      </w:del>
    </w:p>
    <w:p>
      <w:pPr>
        <w:pStyle w:val="Body"/>
        <w:rPr>
          <w:del w:id="283"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28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Plaza, D., and Amy Below. </w:delText>
        </w:r>
      </w:del>
      <w:del w:id="285"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8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Social Media as a Tool for Transnational Caregiving within the Caribbean Diaspora.</w:delText>
        </w:r>
      </w:del>
      <w:del w:id="287"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288"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Social and Economic Studies</w:delText>
        </w:r>
      </w:del>
      <w:del w:id="28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2014, 25</w:delText>
        </w:r>
      </w:del>
      <w:del w:id="290"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9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56.</w:delText>
        </w:r>
      </w:del>
    </w:p>
    <w:p>
      <w:pPr>
        <w:pStyle w:val="Body"/>
        <w:rPr>
          <w:del w:id="292"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29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 xml:space="preserve">Poell, T., D. Nieborg, and J. Van Dijck. </w:delText>
        </w:r>
      </w:del>
      <w:del w:id="294"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29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it-IT"/>
            <w14:textFill>
              <w14:solidFill>
                <w14:srgbClr w14:val="000000"/>
              </w14:solidFill>
            </w14:textFill>
          </w:rPr>
          <w:delText>Platformisation.</w:delText>
        </w:r>
      </w:del>
      <w:del w:id="296"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297"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Journal of Internet Regulation</w:delText>
        </w:r>
      </w:del>
      <w:del w:id="298"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Internet Policy Review, 8, no. 4 (2019): 1</w:delText>
        </w:r>
      </w:del>
      <w:del w:id="299"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300"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19.</w:delText>
        </w:r>
      </w:del>
    </w:p>
    <w:p>
      <w:pPr>
        <w:pStyle w:val="Body"/>
        <w:rPr>
          <w:del w:id="301" w:date="2026-06-11T11:15:10Z" w:author="Editor"/>
          <w:rStyle w:val="None"/>
          <w:rFonts w:ascii="Times New Roman" w:cs="Times New Roman" w:hAnsi="Times New Roman" w:eastAsia="Times New Roman"/>
        </w:rPr>
      </w:pPr>
      <w:del w:id="302" w:date="2026-06-11T11:15:10Z" w:author="Editor">
        <w:r>
          <w:rPr>
            <w:rStyle w:val="None"/>
            <w:rFonts w:ascii="Times New Roman" w:hAnsi="Times New Roman"/>
            <w:rtl w:val="0"/>
            <w:lang w:val="it-IT"/>
          </w:rPr>
          <w:delText xml:space="preserve">Ponzanesi, S. </w:delText>
        </w:r>
      </w:del>
      <w:del w:id="303" w:date="2026-06-11T11:15:10Z" w:author="Editor">
        <w:r>
          <w:rPr>
            <w:rStyle w:val="None"/>
            <w:rFonts w:ascii="Times New Roman" w:hAnsi="Times New Roman" w:hint="default"/>
            <w:rtl w:val="0"/>
            <w:lang w:val="en-US"/>
          </w:rPr>
          <w:delText>“</w:delText>
        </w:r>
      </w:del>
      <w:del w:id="304" w:date="2026-06-11T11:15:10Z" w:author="Editor">
        <w:r>
          <w:rPr>
            <w:rStyle w:val="None"/>
            <w:rFonts w:ascii="Times New Roman" w:hAnsi="Times New Roman"/>
            <w:rtl w:val="0"/>
            <w:lang w:val="it-IT"/>
          </w:rPr>
          <w:delText>Digital Diasporas: Postcoloniality, Media and Affect.</w:delText>
        </w:r>
      </w:del>
      <w:del w:id="305" w:date="2026-06-11T11:15:10Z" w:author="Editor">
        <w:r>
          <w:rPr>
            <w:rStyle w:val="None"/>
            <w:rFonts w:ascii="Times New Roman" w:hAnsi="Times New Roman" w:hint="default"/>
            <w:rtl w:val="0"/>
            <w:lang w:val="en-US"/>
          </w:rPr>
          <w:delText xml:space="preserve">” </w:delText>
        </w:r>
      </w:del>
      <w:del w:id="306" w:date="2026-06-11T11:15:10Z" w:author="Editor">
        <w:r>
          <w:rPr>
            <w:rStyle w:val="None"/>
            <w:rFonts w:ascii="Times New Roman" w:hAnsi="Times New Roman"/>
            <w:i w:val="1"/>
            <w:iCs w:val="1"/>
            <w:rtl w:val="0"/>
            <w:lang w:val="fr-FR"/>
          </w:rPr>
          <w:delText>Interventions</w:delText>
        </w:r>
      </w:del>
      <w:del w:id="307" w:date="2026-06-11T11:15:10Z" w:author="Editor">
        <w:r>
          <w:rPr>
            <w:rStyle w:val="None"/>
            <w:rFonts w:ascii="Times New Roman" w:hAnsi="Times New Roman"/>
            <w:rtl w:val="0"/>
          </w:rPr>
          <w:delText xml:space="preserve"> 22, no. 8 (2020): 977</w:delText>
        </w:r>
      </w:del>
      <w:del w:id="308" w:date="2026-06-11T11:15:10Z" w:author="Editor">
        <w:r>
          <w:rPr>
            <w:rStyle w:val="None"/>
            <w:rFonts w:ascii="Times New Roman" w:hAnsi="Times New Roman" w:hint="default"/>
            <w:rtl w:val="0"/>
            <w:lang w:val="en-US"/>
          </w:rPr>
          <w:delText>–</w:delText>
        </w:r>
      </w:del>
      <w:del w:id="309" w:date="2026-06-11T11:15:10Z" w:author="Editor">
        <w:r>
          <w:rPr>
            <w:rStyle w:val="None"/>
            <w:rFonts w:ascii="Times New Roman" w:hAnsi="Times New Roman"/>
            <w:rtl w:val="0"/>
            <w:lang w:val="en-US"/>
          </w:rPr>
          <w:delText>93. https://doi.org/10.1080/1369801X.2020.1718537.</w:delText>
        </w:r>
      </w:del>
    </w:p>
    <w:p>
      <w:pPr>
        <w:pStyle w:val="Body"/>
        <w:rPr>
          <w:del w:id="310"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31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Quint, N., and K.M. Tavares. </w:delText>
        </w:r>
      </w:del>
      <w:del w:id="312"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31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The Common African Lexical Core of the Upper Guinea Creoles and Its Historical Significance.</w:delText>
        </w:r>
      </w:del>
      <w:del w:id="314"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315"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Journal of Ibero-Romance Creoles</w:delText>
        </w:r>
      </w:del>
      <w:del w:id="31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 9 (2019): 115</w:delText>
        </w:r>
      </w:del>
      <w:del w:id="317"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318"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61.</w:delText>
        </w:r>
      </w:del>
    </w:p>
    <w:p>
      <w:pPr>
        <w:pStyle w:val="Body"/>
        <w:rPr>
          <w:del w:id="319" w:date="2026-06-11T11:15:10Z" w:author="Editor"/>
          <w:rStyle w:val="None"/>
          <w:rFonts w:ascii="Times New Roman" w:cs="Times New Roman" w:hAnsi="Times New Roman" w:eastAsia="Times New Roman"/>
        </w:rPr>
      </w:pPr>
      <w:del w:id="320" w:date="2026-06-11T11:15:10Z" w:author="Editor">
        <w:r>
          <w:rPr>
            <w:rStyle w:val="None"/>
            <w:rFonts w:ascii="Times New Roman" w:hAnsi="Times New Roman"/>
            <w:rtl w:val="0"/>
            <w:lang w:val="nl-NL"/>
          </w:rPr>
          <w:delText xml:space="preserve">Roitman, J., </w:delText>
        </w:r>
      </w:del>
      <w:del w:id="321" w:date="2026-06-11T11:15:10Z" w:author="Editor">
        <w:r>
          <w:rPr>
            <w:rStyle w:val="None"/>
            <w:rFonts w:ascii="Times New Roman" w:hAnsi="Times New Roman" w:hint="default"/>
            <w:rtl w:val="0"/>
            <w:lang w:val="en-US"/>
          </w:rPr>
          <w:delText>“‘</w:delText>
        </w:r>
      </w:del>
      <w:del w:id="322" w:date="2026-06-11T11:15:10Z" w:author="Editor">
        <w:r>
          <w:rPr>
            <w:rStyle w:val="None"/>
            <w:rFonts w:ascii="Times New Roman" w:hAnsi="Times New Roman"/>
            <w:rtl w:val="0"/>
            <w:lang w:val="en-US"/>
          </w:rPr>
          <w:delText>There are no secrets here</w:delText>
        </w:r>
      </w:del>
      <w:del w:id="323" w:date="2026-06-11T11:15:10Z" w:author="Editor">
        <w:r>
          <w:rPr>
            <w:rStyle w:val="None"/>
            <w:rFonts w:ascii="Times New Roman" w:hAnsi="Times New Roman" w:hint="default"/>
            <w:rtl w:val="0"/>
            <w:lang w:val="en-US"/>
          </w:rPr>
          <w:delText>’</w:delText>
        </w:r>
      </w:del>
      <w:del w:id="324" w:date="2026-06-11T11:15:10Z" w:author="Editor">
        <w:r>
          <w:rPr>
            <w:rStyle w:val="None"/>
            <w:rFonts w:ascii="Times New Roman" w:hAnsi="Times New Roman"/>
            <w:rtl w:val="0"/>
            <w:lang w:val="en-US"/>
          </w:rPr>
          <w:delText>: Sex and Scandal in the Streets of Cura</w:delText>
        </w:r>
      </w:del>
      <w:del w:id="325" w:date="2026-06-11T11:15:10Z" w:author="Editor">
        <w:r>
          <w:rPr>
            <w:rStyle w:val="None"/>
            <w:rFonts w:ascii="Times New Roman" w:hAnsi="Times New Roman" w:hint="default"/>
            <w:rtl w:val="0"/>
            <w:lang w:val="en-US"/>
          </w:rPr>
          <w:delText>ç</w:delText>
        </w:r>
      </w:del>
      <w:del w:id="326" w:date="2026-06-11T11:15:10Z" w:author="Editor">
        <w:r>
          <w:rPr>
            <w:rStyle w:val="None"/>
            <w:rFonts w:ascii="Times New Roman" w:hAnsi="Times New Roman"/>
            <w:rtl w:val="0"/>
            <w:lang w:val="pt-PT"/>
          </w:rPr>
          <w:delText>ao</w:delText>
        </w:r>
      </w:del>
      <w:del w:id="327" w:date="2026-06-11T11:15:10Z" w:author="Editor">
        <w:r>
          <w:rPr>
            <w:rStyle w:val="None"/>
            <w:rFonts w:ascii="Times New Roman" w:hAnsi="Times New Roman" w:hint="default"/>
            <w:rtl w:val="0"/>
            <w:lang w:val="en-US"/>
          </w:rPr>
          <w:delText xml:space="preserve">” </w:delText>
        </w:r>
      </w:del>
      <w:del w:id="328" w:date="2026-06-11T11:15:10Z" w:author="Editor">
        <w:r>
          <w:rPr>
            <w:rStyle w:val="None"/>
            <w:rFonts w:ascii="Times New Roman" w:hAnsi="Times New Roman"/>
            <w:i w:val="1"/>
            <w:iCs w:val="1"/>
            <w:rtl w:val="0"/>
          </w:rPr>
          <w:delText>Studia Judaica</w:delText>
        </w:r>
      </w:del>
      <w:del w:id="329" w:date="2026-06-11T11:15:10Z" w:author="Editor">
        <w:r>
          <w:rPr>
            <w:rStyle w:val="None"/>
            <w:rFonts w:ascii="Times New Roman" w:hAnsi="Times New Roman"/>
            <w:rtl w:val="0"/>
          </w:rPr>
          <w:delText xml:space="preserve"> 26 (2023), nr 2 (52), s. 375</w:delText>
        </w:r>
      </w:del>
      <w:del w:id="330" w:date="2026-06-11T11:15:10Z" w:author="Editor">
        <w:r>
          <w:rPr>
            <w:rStyle w:val="None"/>
            <w:rFonts w:ascii="Times New Roman" w:hAnsi="Times New Roman" w:hint="default"/>
            <w:rtl w:val="0"/>
            <w:lang w:val="en-US"/>
          </w:rPr>
          <w:delText>–</w:delText>
        </w:r>
      </w:del>
      <w:del w:id="331" w:date="2026-06-11T11:15:10Z" w:author="Editor">
        <w:r>
          <w:rPr>
            <w:rStyle w:val="None"/>
            <w:rFonts w:ascii="Times New Roman" w:hAnsi="Times New Roman"/>
            <w:rtl w:val="0"/>
          </w:rPr>
          <w:delText xml:space="preserve">400 </w:delText>
        </w:r>
      </w:del>
      <w:del w:id="332" w:date="2026-06-11T11:15:10Z" w:author="Editor">
        <w:r>
          <w:rPr>
            <w:rStyle w:val="None"/>
            <w:rFonts w:ascii="Times New Roman" w:hAnsi="Times New Roman"/>
            <w:rtl w:val="0"/>
          </w:rPr>
          <w:delText>doi:10.4467/24500100STJ.23.016.18942.</w:delText>
        </w:r>
      </w:del>
    </w:p>
    <w:p>
      <w:pPr>
        <w:pStyle w:val="Body"/>
        <w:rPr>
          <w:del w:id="333"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33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Ross, D. </w:delText>
        </w:r>
      </w:del>
      <w:del w:id="335"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Psychopolitical Anaphylaxis: Steps Towards a Metacosmics</w:delText>
        </w:r>
      </w:del>
      <w:del w:id="33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Open Humanities Press, 2021.</w:delText>
        </w:r>
      </w:del>
    </w:p>
    <w:p>
      <w:pPr>
        <w:pStyle w:val="Body"/>
        <w:rPr>
          <w:del w:id="337"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338"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de-DE"/>
            <w14:textFill>
              <w14:solidFill>
                <w14:srgbClr w14:val="000000"/>
              </w14:solidFill>
            </w14:textFill>
          </w:rPr>
          <w:delText xml:space="preserve">Rupert, L. M. </w:delText>
        </w:r>
      </w:del>
      <w:del w:id="339"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Creolization and Contraband: Curacao in the Early Modern Atlantic World</w:delText>
        </w:r>
      </w:del>
      <w:del w:id="340"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The University of Georgia Press, 2012.</w:delText>
        </w:r>
      </w:del>
    </w:p>
    <w:p>
      <w:pPr>
        <w:pStyle w:val="Body"/>
        <w:rPr>
          <w:del w:id="341"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342"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Ryan, T., A. Chester, J. Reece, and S. Xenos. </w:delText>
        </w:r>
      </w:del>
      <w:del w:id="343"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34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The Uses and Abuses of Facebook: A Review of Facebook Addiction.</w:delText>
        </w:r>
      </w:del>
      <w:del w:id="345"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346"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Journal of Behavioral Addictions</w:delText>
        </w:r>
      </w:del>
      <w:del w:id="34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 3, no. 3 (2014): 133</w:delText>
        </w:r>
      </w:del>
      <w:del w:id="348"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34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48.</w:delText>
        </w:r>
      </w:del>
    </w:p>
    <w:p>
      <w:pPr>
        <w:pStyle w:val="Body"/>
        <w:rPr>
          <w:del w:id="350" w:date="2026-06-11T11:15:10Z" w:author="Editor"/>
          <w:rStyle w:val="None"/>
          <w:rFonts w:ascii="Times New Roman" w:cs="Times New Roman" w:hAnsi="Times New Roman" w:eastAsia="Times New Roman"/>
        </w:rPr>
      </w:pPr>
      <w:del w:id="351" w:date="2026-06-11T11:15:10Z" w:author="Editor">
        <w:r>
          <w:rPr>
            <w:rStyle w:val="None"/>
            <w:rFonts w:ascii="Times New Roman" w:hAnsi="Times New Roman"/>
            <w:rtl w:val="0"/>
          </w:rPr>
          <w:delText>R</w:delText>
        </w:r>
      </w:del>
      <w:del w:id="352" w:date="2026-06-11T11:15:10Z" w:author="Editor">
        <w:r>
          <w:rPr>
            <w:rStyle w:val="None"/>
            <w:rFonts w:ascii="Times New Roman" w:hAnsi="Times New Roman" w:hint="default"/>
            <w:rtl w:val="0"/>
            <w:lang w:val="en-US"/>
          </w:rPr>
          <w:delText>ö</w:delText>
        </w:r>
      </w:del>
      <w:del w:id="353" w:date="2026-06-11T11:15:10Z" w:author="Editor">
        <w:r>
          <w:rPr>
            <w:rStyle w:val="None"/>
            <w:rFonts w:ascii="Times New Roman" w:hAnsi="Times New Roman"/>
            <w:rtl w:val="0"/>
            <w:lang w:val="en-US"/>
          </w:rPr>
          <w:delText xml:space="preserve">mer, L. Rituals of Mourning and the Poetics of Papiamentu Talk Radio, 2024, In </w:delText>
        </w:r>
      </w:del>
      <w:del w:id="354" w:date="2026-06-11T11:15:10Z" w:author="Editor">
        <w:r>
          <w:rPr>
            <w:rStyle w:val="None"/>
            <w:rFonts w:ascii="Times New Roman" w:hAnsi="Times New Roman"/>
            <w:i w:val="1"/>
            <w:iCs w:val="1"/>
            <w:rtl w:val="0"/>
            <w:lang w:val="en-US"/>
          </w:rPr>
          <w:delText>The Oxford Handbook of Ritual Language</w:delText>
        </w:r>
      </w:del>
      <w:del w:id="355" w:date="2026-06-11T11:15:10Z" w:author="Editor">
        <w:r>
          <w:rPr>
            <w:rStyle w:val="None"/>
            <w:rFonts w:ascii="Times New Roman" w:hAnsi="Times New Roman"/>
            <w:rtl w:val="0"/>
            <w:lang w:val="en-US"/>
          </w:rPr>
          <w:delText>, edited by D. Tav</w:delText>
        </w:r>
      </w:del>
      <w:del w:id="356" w:date="2026-06-11T11:15:10Z" w:author="Editor">
        <w:r>
          <w:rPr>
            <w:rStyle w:val="None"/>
            <w:rFonts w:ascii="Times New Roman" w:hAnsi="Times New Roman" w:hint="default"/>
            <w:rtl w:val="0"/>
            <w:lang w:val="en-US"/>
          </w:rPr>
          <w:delText>á</w:delText>
        </w:r>
      </w:del>
      <w:del w:id="357" w:date="2026-06-11T11:15:10Z" w:author="Editor">
        <w:r>
          <w:rPr>
            <w:rStyle w:val="None"/>
            <w:rFonts w:ascii="Times New Roman" w:hAnsi="Times New Roman"/>
            <w:rtl w:val="0"/>
          </w:rPr>
          <w:delText>rez.</w:delText>
        </w:r>
      </w:del>
      <w:del w:id="358" w:date="2026-06-11T11:15:10Z" w:author="Editor">
        <w:r>
          <w:rPr>
            <w:rStyle w:val="None"/>
            <w:rFonts w:ascii="Times New Roman" w:hAnsi="Times New Roman"/>
            <w:i w:val="1"/>
            <w:iCs w:val="1"/>
            <w:rtl w:val="0"/>
          </w:rPr>
          <w:delText xml:space="preserve"> </w:delText>
        </w:r>
      </w:del>
      <w:del w:id="359" w:date="2026-06-11T11:15:10Z" w:author="Editor">
        <w:r>
          <w:rPr>
            <w:rStyle w:val="None"/>
            <w:rFonts w:ascii="Times New Roman" w:hAnsi="Times New Roman"/>
            <w:rtl w:val="0"/>
            <w:lang w:val="en-US"/>
          </w:rPr>
          <w:delText>https://academic.oup.com/edited-volume/59477/chapter/501389067.</w:delText>
        </w:r>
      </w:del>
    </w:p>
    <w:p>
      <w:pPr>
        <w:pStyle w:val="Body"/>
        <w:rPr>
          <w:del w:id="360"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36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 xml:space="preserve">Severing, R., and C. Weijer. </w:delText>
        </w:r>
      </w:del>
      <w:del w:id="362"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36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Gaining Perspective on Papiamentu: Milestones and Achievements.</w:delText>
        </w:r>
      </w:del>
      <w:del w:id="364"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36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In </w:delText>
        </w:r>
      </w:del>
      <w:del w:id="366"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Crossing Shifting Boundaries: Language and Changing Political Status in Aruba, Bonaire and Cura</w:delText>
        </w:r>
      </w:del>
      <w:del w:id="367" w:date="2026-06-11T11:15:10Z" w:author="Editor">
        <w:r>
          <w:rPr>
            <w:rStyle w:val="None"/>
            <w:rFonts w:ascii="Times New Roman" w:hAnsi="Times New Roman" w:hint="default"/>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ç</w:delText>
        </w:r>
      </w:del>
      <w:del w:id="368"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delText>ao</w:delText>
        </w:r>
      </w:del>
      <w:del w:id="36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13</w:delText>
        </w:r>
      </w:del>
      <w:del w:id="370"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37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28. Cura</w:delText>
        </w:r>
      </w:del>
      <w:del w:id="372"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ç</w:delText>
        </w:r>
      </w:del>
      <w:del w:id="37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nl-NL"/>
            <w14:textFill>
              <w14:solidFill>
                <w14:srgbClr w14:val="000000"/>
              </w14:solidFill>
            </w14:textFill>
          </w:rPr>
          <w:delText>ao: Fundashon pa Planifikashon di Idioma, FPI, Universiteit van de Nederlandse Antillen, Universidad de Puerto Rico, Recinto de R</w:delText>
        </w:r>
      </w:del>
      <w:del w:id="374"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í</w:delText>
        </w:r>
      </w:del>
      <w:del w:id="37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o Piedras, UPR, University of the West In-dies at Cave Hill UWI, n.d.</w:delText>
        </w:r>
      </w:del>
    </w:p>
    <w:p>
      <w:pPr>
        <w:pStyle w:val="Body"/>
        <w:rPr>
          <w:del w:id="376"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37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de-DE"/>
            <w14:textFill>
              <w14:solidFill>
                <w14:srgbClr w14:val="000000"/>
              </w14:solidFill>
            </w14:textFill>
          </w:rPr>
          <w:delText xml:space="preserve">Stiegler, B. </w:delText>
        </w:r>
      </w:del>
      <w:del w:id="378"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Automatic Society, Volume 1: The Future of Work</w:delText>
        </w:r>
      </w:del>
      <w:del w:id="37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1st edition. Cambridge, UK</w:delText>
        </w:r>
      </w:del>
      <w:del w:id="380"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w:delText>
        </w:r>
      </w:del>
      <w:del w:id="381"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Malden, MA: Polity, 2016.</w:delText>
        </w:r>
      </w:del>
    </w:p>
    <w:p>
      <w:pPr>
        <w:pStyle w:val="Body"/>
        <w:rPr>
          <w:del w:id="382"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383"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Stiegler, B., B. Roberts, J. Gilbert, and M. Hayward. </w:delText>
        </w:r>
      </w:del>
      <w:del w:id="384"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385"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de-DE"/>
            <w14:textFill>
              <w14:solidFill>
                <w14:srgbClr w14:val="000000"/>
              </w14:solidFill>
            </w14:textFill>
          </w:rPr>
          <w:delText>Bernard Stiegler:</w:delText>
        </w:r>
      </w:del>
      <w:del w:id="386"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387"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a Rational Theory of Miracles: On Pharmacology and Transindividuation</w:delText>
        </w:r>
      </w:del>
      <w:del w:id="388"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389"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w:delText>
        </w:r>
      </w:del>
      <w:del w:id="390"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391" w:date="2026-06-11T11:15:10Z" w:author="Editor">
        <w:r>
          <w:rPr>
            <w:rStyle w:val="None"/>
            <w:rFonts w:ascii="Times New Roman" w:hAnsi="Times New Roman"/>
            <w:i w:val="1"/>
            <w:iCs w:val="1"/>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New Formations</w:delText>
        </w:r>
      </w:del>
      <w:del w:id="392"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 77, no. 77 (2012): 164</w:delText>
        </w:r>
      </w:del>
      <w:del w:id="393"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394"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84.</w:delText>
        </w:r>
      </w:del>
    </w:p>
    <w:p>
      <w:pPr>
        <w:pStyle w:val="Body"/>
        <w:rPr>
          <w:del w:id="395" w:date="2026-06-11T11:15:10Z" w:author="Editor"/>
          <w:rStyle w:val="None"/>
          <w:rFonts w:ascii="Times New Roman" w:cs="Times New Roman" w:hAnsi="Times New Roman" w:eastAsia="Times New Roman"/>
          <w:caps w:val="0"/>
          <w:smallCaps w:val="0"/>
          <w:strike w:val="0"/>
          <w:dstrike w:val="0"/>
          <w:outline w:val="0"/>
          <w:color w:val="000000"/>
          <w:u w:val="none" w:color="000000"/>
          <w:shd w:val="nil" w:color="auto" w:fill="auto"/>
          <w:vertAlign w:val="baseline"/>
          <w14:textFill>
            <w14:solidFill>
              <w14:srgbClr w14:val="000000"/>
            </w14:solidFill>
          </w14:textFill>
        </w:rPr>
      </w:pPr>
      <w:del w:id="396"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14:textFill>
              <w14:solidFill>
                <w14:srgbClr w14:val="000000"/>
              </w14:solidFill>
            </w14:textFill>
          </w:rPr>
          <w:delText xml:space="preserve">Wiel, K. </w:delText>
        </w:r>
      </w:del>
      <w:del w:id="397"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w:delText>
        </w:r>
      </w:del>
      <w:del w:id="398"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Perceptions On The Social Status Of Papiamentu In Contrast To Its Offical Significance In Aruba And Curacao,</w:delText>
        </w:r>
      </w:del>
      <w:del w:id="399" w:date="2026-06-11T11:15:10Z" w:author="Editor">
        <w:r>
          <w:rPr>
            <w:rStyle w:val="None"/>
            <w:rFonts w:ascii="Times New Roman" w:hAnsi="Times New Roman" w:hint="default"/>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 xml:space="preserve">” </w:delText>
        </w:r>
      </w:del>
      <w:del w:id="400" w:date="2026-06-11T11:15:10Z" w:author="Editor">
        <w:r>
          <w:rPr>
            <w:rStyle w:val="None"/>
            <w:rFonts w:ascii="Times New Roman" w:hAnsi="Times New Roman"/>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delText>2010. https://stars.library.ucf.edu/etd/4410/.</w:delText>
        </w:r>
      </w:del>
    </w:p>
    <w:p>
      <w:pPr>
        <w:pStyle w:val="Body"/>
        <w:rPr>
          <w:del w:id="401" w:date="2026-06-11T11:15:10Z" w:author="Editor"/>
          <w:rStyle w:val="None"/>
          <w:rFonts w:ascii="Times New Roman" w:cs="Times New Roman" w:hAnsi="Times New Roman" w:eastAsia="Times New Roman"/>
        </w:rPr>
      </w:pPr>
    </w:p>
    <w:p>
      <w:pPr>
        <w:pStyle w:val="Body"/>
      </w:pPr>
      <w:del w:id="402" w:date="2026-06-11T11:15:10Z" w:author="Editor">
        <w:r>
          <w:rPr>
            <w:rStyle w:val="None"/>
            <w:rFonts w:ascii="Times New Roman" w:cs="Times New Roman" w:hAnsi="Times New Roman" w:eastAsia="Times New Roman"/>
          </w:rPr>
        </w:r>
      </w:del>
    </w:p>
    <w:sectPr>
      <w:headerReference w:type="default" r:id="rId12"/>
      <w:headerReference w:type="first" r:id="rId13"/>
      <w:footerReference w:type="default" r:id="rId14"/>
      <w:footerReference w:type="first" r:id="rId15"/>
      <w:pgSz w:w="12240" w:h="15840" w:orient="portrait"/>
      <w:pgMar w:top="1440" w:right="1440" w:bottom="1440" w:left="1440" w:header="708" w:footer="708"/>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680"/>
        <w:tab w:val="right" w:pos="9340"/>
      </w:tabs>
      <w:jc w:val="right"/>
    </w:pPr>
    <w:r>
      <w:rPr>
        <w:caps w:val="0"/>
        <w:smallCaps w:val="0"/>
        <w:strike w:val="0"/>
        <w:dstrike w:val="0"/>
        <w:outline w:val="0"/>
        <w:color w:val="000000"/>
        <w:u w:val="none" w:color="000000"/>
        <w:shd w:val="nil" w:color="auto" w:fill="auto"/>
        <w:vertAlign w:val="baseline"/>
        <w14:textFill>
          <w14:solidFill>
            <w14:srgbClr w14:val="000000"/>
          </w14:solidFill>
        </w14:textFill>
      </w:rPr>
      <w:fldChar w:fldCharType="begin" w:fldLock="0"/>
    </w:r>
    <w:r>
      <w:rPr>
        <w:caps w:val="0"/>
        <w:smallCaps w:val="0"/>
        <w:strike w:val="0"/>
        <w:dstrike w:val="0"/>
        <w:outline w:val="0"/>
        <w:color w:val="000000"/>
        <w:u w:val="none" w:color="000000"/>
        <w:shd w:val="nil" w:color="auto" w:fill="auto"/>
        <w:vertAlign w:val="baseline"/>
        <w14:textFill>
          <w14:solidFill>
            <w14:srgbClr w14:val="000000"/>
          </w14:solidFill>
        </w14:textFill>
      </w:rPr>
      <w:instrText xml:space="preserve"> PAGE </w:instrText>
    </w:r>
    <w:r>
      <w:rPr>
        <w:caps w:val="0"/>
        <w:smallCaps w:val="0"/>
        <w:strike w:val="0"/>
        <w:dstrike w:val="0"/>
        <w:outline w:val="0"/>
        <w:color w:val="000000"/>
        <w:u w:val="none" w:color="000000"/>
        <w:shd w:val="nil" w:color="auto" w:fill="auto"/>
        <w:vertAlign w:val="baseline"/>
        <w14:textFill>
          <w14:solidFill>
            <w14:srgbClr w14:val="000000"/>
          </w14:solidFill>
        </w14:textFill>
      </w:rPr>
      <w:fldChar w:fldCharType="separate" w:fldLock="0"/>
    </w:r>
    <w:r>
      <w:rPr>
        <w:caps w:val="0"/>
        <w:smallCaps w:val="0"/>
        <w:strike w:val="0"/>
        <w:dstrike w:val="0"/>
        <w:outline w:val="0"/>
        <w:color w:val="000000"/>
        <w:u w:val="none" w:color="000000"/>
        <w:shd w:val="nil" w:color="auto" w:fill="auto"/>
        <w:vertAlign w:val="baseline"/>
        <w14:textFill>
          <w14:solidFill>
            <w14:srgbClr w14:val="000000"/>
          </w14:solidFill>
        </w14:textFill>
      </w:rPr>
    </w:r>
    <w:r>
      <w:rPr>
        <w:caps w:val="0"/>
        <w:smallCaps w:val="0"/>
        <w:strike w:val="0"/>
        <w:dstrike w:val="0"/>
        <w:outline w:val="0"/>
        <w:color w:val="000000"/>
        <w:u w:val="none" w:color="000000"/>
        <w:shd w:val="nil" w:color="auto" w:fill="auto"/>
        <w:vertAlign w:val="baseline"/>
        <w14:textFill>
          <w14:solidFill>
            <w14:srgbClr w14:val="000000"/>
          </w14:solidFill>
        </w14:textFill>
      </w:rPr>
      <w:fldChar w:fldCharType="end" w:fldLock="0"/>
    </w:r>
    <w:r>
      <w:rPr>
        <w:caps w:val="0"/>
        <w:smallCaps w:val="0"/>
        <w:strike w:val="0"/>
        <w:dstrike w:val="0"/>
        <w:outline w:val="0"/>
        <w:color w:val="000000"/>
        <w:u w:val="none" w:color="000000"/>
        <w:shd w:val="nil" w:color="auto" w:fill="auto"/>
        <w:vertAlign w:val="baseline"/>
        <w14:textFill>
          <w14:solidFill>
            <w14:srgbClr w14:val="000000"/>
          </w14:solidFill>
        </w14:textFill>
      </w:r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Body"/>
      </w:pPr>
      <w:r>
        <w:rPr>
          <w:rFonts w:ascii="Times New Roman" w:cs="Times New Roman" w:hAnsi="Times New Roman" w:eastAsia="Times New Roman"/>
          <w:shd w:val="clear" w:color="auto" w:fill="ffffff"/>
          <w:vertAlign w:val="superscript"/>
        </w:rPr>
        <w:footnoteRef/>
      </w:r>
      <w:r>
        <w:rPr>
          <w:sz w:val="20"/>
          <w:szCs w:val="20"/>
          <w:rtl w:val="0"/>
        </w:rPr>
        <w:t xml:space="preserve"> </w:t>
      </w:r>
      <w:r>
        <w:rPr>
          <w:sz w:val="16"/>
          <w:szCs w:val="16"/>
          <w:rtl w:val="0"/>
          <w:lang w:val="en-US"/>
        </w:rPr>
        <w:t xml:space="preserve">The </w:t>
      </w:r>
      <w:r>
        <w:rPr>
          <w:sz w:val="16"/>
          <w:szCs w:val="16"/>
          <w:shd w:val="clear" w:color="auto" w:fill="ffffff"/>
          <w:rtl w:val="0"/>
          <w:lang w:val="en-US"/>
        </w:rPr>
        <w:t xml:space="preserve">platform defending Papiamentu and other creole languages I have founded, through EU (Creative Europe) funding is called Future Language Innovation: </w:t>
      </w:r>
      <w:r>
        <w:rPr>
          <w:rStyle w:val="Hyperlink.0"/>
        </w:rPr>
        <w:fldChar w:fldCharType="begin" w:fldLock="0"/>
      </w:r>
      <w:r>
        <w:rPr>
          <w:rStyle w:val="Hyperlink.0"/>
        </w:rPr>
        <w:instrText xml:space="preserve"> HYPERLINK "http://www.futurelanguageinnovation.com"</w:instrText>
      </w:r>
      <w:r>
        <w:rPr>
          <w:rStyle w:val="Hyperlink.0"/>
        </w:rPr>
        <w:fldChar w:fldCharType="separate" w:fldLock="0"/>
      </w:r>
      <w:r>
        <w:rPr>
          <w:rStyle w:val="Hyperlink.0"/>
          <w:rtl w:val="0"/>
          <w:lang w:val="de-DE"/>
        </w:rPr>
        <w:t>www.futurelanguageinnovation.com</w:t>
      </w:r>
      <w:r>
        <w:rPr/>
        <w:fldChar w:fldCharType="end" w:fldLock="0"/>
      </w:r>
      <w:r>
        <w:rPr>
          <w:rStyle w:val="None"/>
          <w:sz w:val="16"/>
          <w:szCs w:val="16"/>
          <w:shd w:val="clear" w:color="auto" w:fill="ffffff"/>
          <w:rtl w:val="0"/>
        </w:rPr>
        <w:t xml:space="preserve">. </w:t>
      </w:r>
    </w:p>
  </w:footnote>
  <w:footnote w:id="2">
    <w:p>
      <w:pPr>
        <w:pStyle w:val="Body"/>
      </w:pPr>
      <w:r>
        <w:rPr>
          <w:rStyle w:val="None"/>
          <w:rFonts w:ascii="Times New Roman" w:cs="Times New Roman" w:hAnsi="Times New Roman" w:eastAsia="Times New Roman"/>
          <w:shd w:val="clear" w:color="auto" w:fill="ffffff"/>
          <w:vertAlign w:val="superscript"/>
        </w:rPr>
        <w:footnoteRef/>
      </w:r>
      <w:r>
        <w:rPr>
          <w:rStyle w:val="None"/>
          <w:sz w:val="20"/>
          <w:szCs w:val="20"/>
          <w:rtl w:val="0"/>
        </w:rPr>
        <w:t xml:space="preserve"> </w:t>
      </w:r>
      <w:r>
        <w:rPr>
          <w:rStyle w:val="None"/>
          <w:sz w:val="16"/>
          <w:szCs w:val="16"/>
          <w:rtl w:val="0"/>
          <w:lang w:val="en-US"/>
        </w:rPr>
        <w:t xml:space="preserve">More information about the theater piece this article refers to </w:t>
      </w:r>
      <w:del w:id="403" w:date="2026-05-30T17:20:07Z" w:author="Editor">
        <w:r>
          <w:rPr>
            <w:rStyle w:val="None"/>
            <w:sz w:val="16"/>
            <w:szCs w:val="16"/>
            <w:rtl w:val="0"/>
            <w:lang w:val="en-US"/>
          </w:rPr>
          <w:delText>in this sentence can be found in this link</w:delText>
        </w:r>
      </w:del>
      <w:ins w:id="404" w:date="2026-05-30T17:19:49Z" w:author="Editor">
        <w:r>
          <w:rPr>
            <w:rStyle w:val="None"/>
            <w:sz w:val="16"/>
            <w:szCs w:val="16"/>
            <w:rtl w:val="0"/>
            <w:lang w:val="en-US"/>
          </w:rPr>
          <w:t>see</w:t>
        </w:r>
      </w:ins>
      <w:r>
        <w:rPr>
          <w:rStyle w:val="None"/>
          <w:sz w:val="16"/>
          <w:szCs w:val="16"/>
          <w:rtl w:val="0"/>
        </w:rPr>
        <w:t xml:space="preserve">: </w:t>
      </w:r>
      <w:r>
        <w:rPr>
          <w:rStyle w:val="Hyperlink.1"/>
        </w:rPr>
        <w:fldChar w:fldCharType="begin" w:fldLock="0"/>
      </w:r>
      <w:r>
        <w:rPr>
          <w:rStyle w:val="Hyperlink.1"/>
        </w:rPr>
        <w:instrText xml:space="preserve"> HYPERLINK "https://www.youtube.com/watch?v=GthYrsFbZXQ"</w:instrText>
      </w:r>
      <w:r>
        <w:rPr>
          <w:rStyle w:val="Hyperlink.1"/>
        </w:rPr>
        <w:fldChar w:fldCharType="separate" w:fldLock="0"/>
      </w:r>
      <w:r>
        <w:rPr>
          <w:rStyle w:val="Hyperlink.1"/>
          <w:rtl w:val="0"/>
          <w:lang w:val="en-US"/>
        </w:rPr>
        <w:t>https://www.youtube.com/watch?v=GthYrsFbZXQ</w:t>
      </w:r>
      <w:r>
        <w:rPr/>
        <w:fldChar w:fldCharType="end" w:fldLock="0"/>
      </w:r>
      <w:r>
        <w:rPr>
          <w:rStyle w:val="None"/>
          <w:sz w:val="16"/>
          <w:szCs w:val="16"/>
          <w:rtl w:val="0"/>
        </w:rPr>
        <w:t>.</w:t>
      </w:r>
      <w:del w:id="405" w:date="2026-05-30T17:19:57Z" w:author="Editor">
        <w:r>
          <w:rPr>
            <w:rStyle w:val="None"/>
            <w:sz w:val="16"/>
            <w:szCs w:val="16"/>
            <w:rtl w:val="0"/>
            <w:lang w:val="en-US"/>
          </w:rPr>
          <w:delText xml:space="preserve">language's </w:delText>
        </w:r>
      </w:del>
    </w:p>
  </w:footnote>
  <w:footnote w:id="3">
    <w:p>
      <w:pPr>
        <w:pStyle w:val="Body"/>
      </w:pPr>
      <w:r>
        <w:rPr>
          <w:rStyle w:val="None"/>
          <w:rFonts w:ascii="Times New Roman" w:cs="Times New Roman" w:hAnsi="Times New Roman" w:eastAsia="Times New Roman"/>
          <w:vertAlign w:val="superscript"/>
        </w:rPr>
        <w:footnoteRef/>
      </w:r>
      <w:r>
        <w:rPr>
          <w:rStyle w:val="None"/>
          <w:sz w:val="16"/>
          <w:szCs w:val="16"/>
          <w:rtl w:val="0"/>
          <w:lang w:val="pt-PT"/>
        </w:rPr>
        <w:t xml:space="preserve"> Nicolas Quint and Karina Moreira Tavares, </w:t>
      </w:r>
      <w:r>
        <w:rPr>
          <w:rStyle w:val="None"/>
          <w:sz w:val="16"/>
          <w:szCs w:val="16"/>
          <w:rtl w:val="1"/>
          <w:lang w:val="ar-SA" w:bidi="ar-SA"/>
        </w:rPr>
        <w:t>“</w:t>
      </w:r>
      <w:r>
        <w:rPr>
          <w:rStyle w:val="None"/>
          <w:sz w:val="16"/>
          <w:szCs w:val="16"/>
          <w:rtl w:val="0"/>
          <w:lang w:val="en-US"/>
        </w:rPr>
        <w:t>The Common African LexicalCore of the Upper Guinea Creoles and Its Historical Significance,</w:t>
      </w:r>
      <w:r>
        <w:rPr>
          <w:rStyle w:val="None"/>
          <w:sz w:val="16"/>
          <w:szCs w:val="16"/>
          <w:rtl w:val="0"/>
        </w:rPr>
        <w:t xml:space="preserve">” </w:t>
      </w:r>
      <w:r>
        <w:rPr>
          <w:rStyle w:val="None"/>
          <w:i w:val="1"/>
          <w:iCs w:val="1"/>
          <w:sz w:val="16"/>
          <w:szCs w:val="16"/>
          <w:rtl w:val="0"/>
          <w:lang w:val="nl-NL"/>
        </w:rPr>
        <w:t>Journal of Ibero-Romance Creoles</w:t>
      </w:r>
      <w:r>
        <w:rPr>
          <w:rStyle w:val="None"/>
          <w:sz w:val="16"/>
          <w:szCs w:val="16"/>
          <w:rtl w:val="0"/>
        </w:rPr>
        <w:t xml:space="preserve"> 9 (2019): 115</w:t>
      </w:r>
      <w:r>
        <w:rPr>
          <w:rStyle w:val="None"/>
          <w:sz w:val="16"/>
          <w:szCs w:val="16"/>
          <w:rtl w:val="0"/>
        </w:rPr>
        <w:t>–</w:t>
      </w:r>
      <w:r>
        <w:rPr>
          <w:rStyle w:val="None"/>
          <w:sz w:val="16"/>
          <w:szCs w:val="16"/>
          <w:rtl w:val="0"/>
        </w:rPr>
        <w:t>61.</w:t>
      </w:r>
    </w:p>
  </w:footnote>
  <w:footnote w:id="4">
    <w:p>
      <w:pPr>
        <w:pStyle w:val="Body"/>
      </w:pPr>
      <w:r>
        <w:rPr>
          <w:rStyle w:val="None"/>
          <w:rFonts w:ascii="Times New Roman" w:cs="Times New Roman" w:hAnsi="Times New Roman" w:eastAsia="Times New Roman"/>
          <w:vertAlign w:val="superscript"/>
        </w:rPr>
        <w:footnoteRef/>
      </w:r>
      <w:r>
        <w:rPr>
          <w:rStyle w:val="None"/>
          <w:sz w:val="16"/>
          <w:szCs w:val="16"/>
          <w:rtl w:val="0"/>
          <w:lang w:val="fr-FR"/>
        </w:rPr>
        <w:t xml:space="preserve"> E.F.M Arion, </w:t>
      </w:r>
      <w:r>
        <w:rPr>
          <w:rStyle w:val="None"/>
          <w:i w:val="1"/>
          <w:iCs w:val="1"/>
          <w:sz w:val="16"/>
          <w:szCs w:val="16"/>
          <w:rtl w:val="0"/>
          <w:lang w:val="en-US"/>
        </w:rPr>
        <w:t>The Kiss of a Slave: Papiamentu</w:t>
      </w:r>
      <w:r>
        <w:rPr>
          <w:rStyle w:val="None"/>
          <w:i w:val="1"/>
          <w:iCs w:val="1"/>
          <w:sz w:val="16"/>
          <w:szCs w:val="16"/>
          <w:rtl w:val="1"/>
        </w:rPr>
        <w:t>’</w:t>
      </w:r>
      <w:r>
        <w:rPr>
          <w:rStyle w:val="None"/>
          <w:i w:val="1"/>
          <w:iCs w:val="1"/>
          <w:sz w:val="16"/>
          <w:szCs w:val="16"/>
          <w:rtl w:val="0"/>
          <w:lang w:val="nl-NL"/>
        </w:rPr>
        <w:t>s West-African Connections</w:t>
      </w:r>
      <w:r>
        <w:rPr>
          <w:rStyle w:val="None"/>
          <w:sz w:val="16"/>
          <w:szCs w:val="16"/>
          <w:rtl w:val="0"/>
          <w:lang w:val="nl-NL"/>
        </w:rPr>
        <w:t xml:space="preserve"> (De Cura</w:t>
      </w:r>
      <w:r>
        <w:rPr>
          <w:rStyle w:val="None"/>
          <w:sz w:val="16"/>
          <w:szCs w:val="16"/>
          <w:rtl w:val="0"/>
        </w:rPr>
        <w:t>ç</w:t>
      </w:r>
      <w:r>
        <w:rPr>
          <w:rStyle w:val="None"/>
          <w:sz w:val="16"/>
          <w:szCs w:val="16"/>
          <w:rtl w:val="0"/>
          <w:lang w:val="nl-NL"/>
        </w:rPr>
        <w:t xml:space="preserve">aosche Courant, 1996), 29. N. I. de Moraes, </w:t>
      </w:r>
      <w:r>
        <w:rPr>
          <w:rStyle w:val="None"/>
          <w:sz w:val="16"/>
          <w:szCs w:val="16"/>
          <w:rtl w:val="1"/>
          <w:lang w:val="ar-SA" w:bidi="ar-SA"/>
        </w:rPr>
        <w:t>“</w:t>
      </w:r>
      <w:r>
        <w:rPr>
          <w:rStyle w:val="None"/>
          <w:sz w:val="16"/>
          <w:szCs w:val="16"/>
          <w:rtl w:val="0"/>
          <w:lang w:val="fr-FR"/>
        </w:rPr>
        <w:t xml:space="preserve">La Traite </w:t>
      </w:r>
      <w:ins w:id="406" w:date="2026-05-30T17:27:02Z" w:author="Editor">
        <w:r>
          <w:rPr>
            <w:rStyle w:val="None"/>
            <w:sz w:val="16"/>
            <w:szCs w:val="16"/>
            <w:rtl w:val="0"/>
            <w:lang w:val="en-US"/>
          </w:rPr>
          <w:t>d</w:t>
        </w:r>
      </w:ins>
      <w:del w:id="407" w:date="2026-05-30T17:27:01Z" w:author="Editor">
        <w:r>
          <w:rPr>
            <w:rStyle w:val="None"/>
            <w:sz w:val="16"/>
            <w:szCs w:val="16"/>
            <w:rtl w:val="0"/>
          </w:rPr>
          <w:delText>D</w:delText>
        </w:r>
      </w:del>
      <w:r>
        <w:rPr>
          <w:rStyle w:val="None"/>
          <w:sz w:val="16"/>
          <w:szCs w:val="16"/>
          <w:rtl w:val="0"/>
          <w:lang w:val="fr-FR"/>
        </w:rPr>
        <w:t>es Esclaves Effectu</w:t>
      </w:r>
      <w:r>
        <w:rPr>
          <w:rStyle w:val="None"/>
          <w:sz w:val="16"/>
          <w:szCs w:val="16"/>
          <w:rtl w:val="0"/>
          <w:lang w:val="fr-FR"/>
        </w:rPr>
        <w:t>é</w:t>
      </w:r>
      <w:r>
        <w:rPr>
          <w:rStyle w:val="None"/>
          <w:sz w:val="16"/>
          <w:szCs w:val="16"/>
          <w:rtl w:val="0"/>
          <w:lang w:val="fr-FR"/>
        </w:rPr>
        <w:t xml:space="preserve">e Par Les Hollandais </w:t>
      </w:r>
      <w:r>
        <w:rPr>
          <w:rStyle w:val="None"/>
          <w:sz w:val="16"/>
          <w:szCs w:val="16"/>
          <w:rtl w:val="0"/>
        </w:rPr>
        <w:t xml:space="preserve">à </w:t>
      </w:r>
      <w:r>
        <w:rPr>
          <w:rStyle w:val="None"/>
          <w:sz w:val="16"/>
          <w:szCs w:val="16"/>
          <w:rtl w:val="0"/>
        </w:rPr>
        <w:t>Gor</w:t>
      </w:r>
      <w:r>
        <w:rPr>
          <w:rStyle w:val="None"/>
          <w:sz w:val="16"/>
          <w:szCs w:val="16"/>
          <w:rtl w:val="0"/>
          <w:lang w:val="fr-FR"/>
        </w:rPr>
        <w:t>é</w:t>
      </w:r>
      <w:r>
        <w:rPr>
          <w:rStyle w:val="None"/>
          <w:sz w:val="16"/>
          <w:szCs w:val="16"/>
          <w:rtl w:val="0"/>
        </w:rPr>
        <w:t>e (1637-1677),</w:t>
      </w:r>
      <w:r>
        <w:rPr>
          <w:rStyle w:val="None"/>
          <w:sz w:val="16"/>
          <w:szCs w:val="16"/>
          <w:rtl w:val="0"/>
        </w:rPr>
        <w:t xml:space="preserve">” </w:t>
      </w:r>
      <w:r>
        <w:rPr>
          <w:rStyle w:val="None"/>
          <w:i w:val="1"/>
          <w:iCs w:val="1"/>
          <w:sz w:val="16"/>
          <w:szCs w:val="16"/>
          <w:rtl w:val="0"/>
        </w:rPr>
        <w:t>Gor</w:t>
      </w:r>
      <w:r>
        <w:rPr>
          <w:rStyle w:val="None"/>
          <w:i w:val="1"/>
          <w:iCs w:val="1"/>
          <w:sz w:val="16"/>
          <w:szCs w:val="16"/>
          <w:rtl w:val="0"/>
          <w:lang w:val="fr-FR"/>
        </w:rPr>
        <w:t>é</w:t>
      </w:r>
      <w:r>
        <w:rPr>
          <w:rStyle w:val="None"/>
          <w:i w:val="1"/>
          <w:iCs w:val="1"/>
          <w:sz w:val="16"/>
          <w:szCs w:val="16"/>
          <w:rtl w:val="0"/>
          <w:lang w:val="fr-FR"/>
        </w:rPr>
        <w:t>e et l</w:t>
      </w:r>
      <w:r>
        <w:rPr>
          <w:rStyle w:val="None"/>
          <w:i w:val="1"/>
          <w:iCs w:val="1"/>
          <w:sz w:val="16"/>
          <w:szCs w:val="16"/>
          <w:rtl w:val="1"/>
        </w:rPr>
        <w:t>’</w:t>
      </w:r>
      <w:r>
        <w:rPr>
          <w:rStyle w:val="None"/>
          <w:i w:val="1"/>
          <w:iCs w:val="1"/>
          <w:sz w:val="16"/>
          <w:szCs w:val="16"/>
          <w:rtl w:val="0"/>
          <w:lang w:val="en-US"/>
        </w:rPr>
        <w:t>escthat lavage</w:t>
      </w:r>
      <w:r>
        <w:rPr>
          <w:rStyle w:val="None"/>
          <w:sz w:val="16"/>
          <w:szCs w:val="16"/>
          <w:rtl w:val="0"/>
        </w:rPr>
        <w:t>, 1998, 41</w:t>
      </w:r>
      <w:r>
        <w:rPr>
          <w:rStyle w:val="None"/>
          <w:sz w:val="16"/>
          <w:szCs w:val="16"/>
          <w:rtl w:val="0"/>
        </w:rPr>
        <w:t>–</w:t>
      </w:r>
      <w:r>
        <w:rPr>
          <w:rStyle w:val="None"/>
          <w:sz w:val="16"/>
          <w:szCs w:val="16"/>
          <w:rtl w:val="0"/>
          <w:lang w:val="da-DK"/>
        </w:rPr>
        <w:t xml:space="preserve">52; B. Jacobs, </w:t>
      </w:r>
      <w:r>
        <w:rPr>
          <w:rStyle w:val="None"/>
          <w:sz w:val="16"/>
          <w:szCs w:val="16"/>
          <w:rtl w:val="1"/>
          <w:lang w:val="ar-SA" w:bidi="ar-SA"/>
        </w:rPr>
        <w:t>“</w:t>
      </w:r>
      <w:r>
        <w:rPr>
          <w:rStyle w:val="None"/>
          <w:sz w:val="16"/>
          <w:szCs w:val="16"/>
          <w:rtl w:val="0"/>
          <w:lang w:val="en-US"/>
        </w:rPr>
        <w:t xml:space="preserve">The Upper Guinea Origins of Papiamentu: Linguistic and Historical </w:t>
      </w:r>
      <w:del w:id="408" w:date="2026-05-30T17:25:15Z" w:author="Editor">
        <w:r>
          <w:rPr>
            <w:rStyle w:val="None"/>
            <w:sz w:val="16"/>
            <w:szCs w:val="16"/>
            <w:rtl w:val="0"/>
          </w:rPr>
          <w:delText>E</w:delText>
        </w:r>
      </w:del>
      <w:ins w:id="409" w:date="2026-05-30T22:15:42Z" w:author="Editor">
        <w:r>
          <w:rPr>
            <w:rStyle w:val="None"/>
            <w:sz w:val="16"/>
            <w:szCs w:val="16"/>
            <w:rtl w:val="0"/>
            <w:lang w:val="en-US"/>
          </w:rPr>
          <w:t>E</w:t>
        </w:r>
      </w:ins>
      <w:r>
        <w:rPr>
          <w:rStyle w:val="None"/>
          <w:sz w:val="16"/>
          <w:szCs w:val="16"/>
          <w:rtl w:val="0"/>
          <w:lang w:val="en-US"/>
        </w:rPr>
        <w:t>vidence,</w:t>
      </w:r>
      <w:r>
        <w:rPr>
          <w:rStyle w:val="None"/>
          <w:sz w:val="16"/>
          <w:szCs w:val="16"/>
          <w:rtl w:val="0"/>
        </w:rPr>
        <w:t xml:space="preserve">” </w:t>
      </w:r>
      <w:r>
        <w:rPr>
          <w:rStyle w:val="None"/>
          <w:i w:val="1"/>
          <w:iCs w:val="1"/>
          <w:sz w:val="16"/>
          <w:szCs w:val="16"/>
          <w:rtl w:val="0"/>
        </w:rPr>
        <w:t>Diachronica</w:t>
      </w:r>
      <w:r>
        <w:rPr>
          <w:rStyle w:val="None"/>
          <w:sz w:val="16"/>
          <w:szCs w:val="16"/>
          <w:rtl w:val="0"/>
        </w:rPr>
        <w:t xml:space="preserve"> 26, no. 3 (2009): 319</w:t>
      </w:r>
      <w:r>
        <w:rPr>
          <w:rStyle w:val="None"/>
          <w:sz w:val="16"/>
          <w:szCs w:val="16"/>
          <w:rtl w:val="0"/>
        </w:rPr>
        <w:t>–</w:t>
      </w:r>
      <w:r>
        <w:rPr>
          <w:rStyle w:val="None"/>
          <w:sz w:val="16"/>
          <w:szCs w:val="16"/>
          <w:rtl w:val="0"/>
        </w:rPr>
        <w:t xml:space="preserve">79; L. M. Rupert, </w:t>
      </w:r>
      <w:r>
        <w:rPr>
          <w:rStyle w:val="None"/>
          <w:i w:val="1"/>
          <w:iCs w:val="1"/>
          <w:sz w:val="16"/>
          <w:szCs w:val="16"/>
          <w:rtl w:val="0"/>
          <w:lang w:val="en-US"/>
        </w:rPr>
        <w:t>Creolization and Contraband: Cura</w:t>
      </w:r>
      <w:ins w:id="410" w:date="2026-05-30T17:32:25Z" w:author="Editor">
        <w:r>
          <w:rPr>
            <w:rStyle w:val="None"/>
            <w:i w:val="1"/>
            <w:iCs w:val="1"/>
            <w:sz w:val="16"/>
            <w:szCs w:val="16"/>
            <w:rtl w:val="0"/>
          </w:rPr>
          <w:t>ç</w:t>
        </w:r>
      </w:ins>
      <w:del w:id="411" w:date="2026-05-30T17:32:20Z" w:author="Editor">
        <w:r>
          <w:rPr>
            <w:rStyle w:val="None"/>
            <w:i w:val="1"/>
            <w:iCs w:val="1"/>
            <w:sz w:val="16"/>
            <w:szCs w:val="16"/>
            <w:rtl w:val="0"/>
          </w:rPr>
          <w:delText>c</w:delText>
        </w:r>
      </w:del>
      <w:r>
        <w:rPr>
          <w:rStyle w:val="None"/>
          <w:i w:val="1"/>
          <w:iCs w:val="1"/>
          <w:sz w:val="16"/>
          <w:szCs w:val="16"/>
          <w:rtl w:val="0"/>
          <w:lang w:val="en-US"/>
        </w:rPr>
        <w:t>ao in the Early Modern Atlantic World</w:t>
      </w:r>
      <w:r>
        <w:rPr>
          <w:rStyle w:val="None"/>
          <w:sz w:val="16"/>
          <w:szCs w:val="16"/>
          <w:rtl w:val="0"/>
          <w:lang w:val="en-US"/>
        </w:rPr>
        <w:t xml:space="preserve"> (The University of Georgia Press, 2012).</w:t>
      </w:r>
    </w:p>
  </w:footnote>
  <w:footnote w:id="5">
    <w:p>
      <w:pPr>
        <w:pStyle w:val="Body"/>
      </w:pPr>
      <w:r>
        <w:rPr>
          <w:rStyle w:val="None"/>
          <w:rFonts w:ascii="Times New Roman" w:cs="Times New Roman" w:hAnsi="Times New Roman" w:eastAsia="Times New Roman"/>
          <w:vertAlign w:val="superscript"/>
        </w:rPr>
        <w:footnoteRef/>
      </w:r>
      <w:r>
        <w:rPr>
          <w:rStyle w:val="None"/>
          <w:sz w:val="20"/>
          <w:szCs w:val="20"/>
          <w:rtl w:val="0"/>
        </w:rPr>
        <w:t xml:space="preserve"> </w:t>
      </w:r>
      <w:r>
        <w:rPr>
          <w:rStyle w:val="None"/>
          <w:sz w:val="16"/>
          <w:szCs w:val="16"/>
          <w:rtl w:val="0"/>
          <w:lang w:val="pt-PT"/>
        </w:rPr>
        <w:t xml:space="preserve">C. Mair, </w:t>
      </w:r>
      <w:r>
        <w:rPr>
          <w:rStyle w:val="None"/>
          <w:i w:val="1"/>
          <w:iCs w:val="1"/>
          <w:sz w:val="16"/>
          <w:szCs w:val="16"/>
          <w:rtl w:val="0"/>
          <w:lang w:val="en-US"/>
        </w:rPr>
        <w:t>The Digital Diffusion of Pidgin/Creoles: Langwij, Kolcha, Media and Large Language Models</w:t>
      </w:r>
      <w:r>
        <w:rPr>
          <w:rStyle w:val="None"/>
          <w:sz w:val="16"/>
          <w:szCs w:val="16"/>
          <w:rtl w:val="0"/>
        </w:rPr>
        <w:t xml:space="preserve">, John Benjamins, 2025, </w:t>
      </w:r>
      <w:del w:id="412" w:date="2026-05-30T22:18:20Z" w:author="Editor">
        <w:r>
          <w:rPr>
            <w:rStyle w:val="None"/>
            <w:sz w:val="16"/>
            <w:szCs w:val="16"/>
            <w:rtl w:val="0"/>
            <w:lang w:val="en-US"/>
          </w:rPr>
          <w:delText>https://www.jbe-platform.com/content/journals/10.1075/jpcl.24025.mai.</w:delText>
        </w:r>
      </w:del>
      <w:ins w:id="413" w:date="2026-05-30T22:18:20Z" w:author="Editor">
        <w:r>
          <w:rPr>
            <w:rStyle w:val="None"/>
            <w:sz w:val="16"/>
            <w:szCs w:val="16"/>
            <w:rtl w:val="0"/>
            <w:lang w:val="en-US"/>
          </w:rPr>
          <w:t>https://doi.org/10.1075/jpcl.24025.mai</w:t>
        </w:r>
      </w:ins>
    </w:p>
  </w:footnote>
  <w:footnote w:id="6">
    <w:p>
      <w:pPr>
        <w:pStyle w:val="Body"/>
      </w:pPr>
      <w:r>
        <w:rPr>
          <w:rStyle w:val="None"/>
          <w:rFonts w:ascii="Arial" w:cs="Arial" w:hAnsi="Arial" w:eastAsia="Arial"/>
          <w:sz w:val="22"/>
          <w:szCs w:val="22"/>
          <w:vertAlign w:val="superscript"/>
        </w:rPr>
        <w:footnoteRef/>
      </w:r>
      <w:r>
        <w:rPr>
          <w:rStyle w:val="None"/>
          <w:sz w:val="20"/>
          <w:szCs w:val="20"/>
          <w:rtl w:val="0"/>
        </w:rPr>
        <w:t xml:space="preserve"> </w:t>
      </w:r>
      <w:r>
        <w:rPr>
          <w:rStyle w:val="None"/>
          <w:sz w:val="16"/>
          <w:szCs w:val="16"/>
          <w:rtl w:val="0"/>
        </w:rPr>
        <w:t xml:space="preserve">H. Kelly-Holmes, </w:t>
      </w:r>
      <w:r>
        <w:rPr>
          <w:rStyle w:val="None"/>
          <w:sz w:val="16"/>
          <w:szCs w:val="16"/>
          <w:rtl w:val="1"/>
          <w:lang w:val="ar-SA" w:bidi="ar-SA"/>
        </w:rPr>
        <w:t>“</w:t>
      </w:r>
      <w:r>
        <w:rPr>
          <w:rStyle w:val="None"/>
          <w:sz w:val="16"/>
          <w:szCs w:val="16"/>
          <w:rtl w:val="0"/>
          <w:lang w:val="en-US"/>
        </w:rPr>
        <w:t>Multilingualism and Technology: A Review of Developments in Digital Communication from Monolingualism to Idiolingualism,</w:t>
      </w:r>
      <w:r>
        <w:rPr>
          <w:rStyle w:val="None"/>
          <w:sz w:val="16"/>
          <w:szCs w:val="16"/>
          <w:rtl w:val="0"/>
        </w:rPr>
        <w:t xml:space="preserve">” </w:t>
      </w:r>
      <w:r>
        <w:rPr>
          <w:rStyle w:val="None"/>
          <w:i w:val="1"/>
          <w:iCs w:val="1"/>
          <w:sz w:val="16"/>
          <w:szCs w:val="16"/>
          <w:rtl w:val="0"/>
          <w:lang w:val="en-US"/>
        </w:rPr>
        <w:t>Annual Review of Applied Linguistics</w:t>
      </w:r>
      <w:r>
        <w:rPr>
          <w:rStyle w:val="None"/>
          <w:sz w:val="16"/>
          <w:szCs w:val="16"/>
          <w:rtl w:val="0"/>
        </w:rPr>
        <w:t xml:space="preserve"> 39 (2019): 24</w:t>
      </w:r>
      <w:r>
        <w:rPr>
          <w:rStyle w:val="None"/>
          <w:sz w:val="16"/>
          <w:szCs w:val="16"/>
          <w:rtl w:val="0"/>
        </w:rPr>
        <w:t>–</w:t>
      </w:r>
      <w:r>
        <w:rPr>
          <w:rStyle w:val="None"/>
          <w:sz w:val="16"/>
          <w:szCs w:val="16"/>
          <w:rtl w:val="0"/>
          <w:lang w:val="nl-NL"/>
        </w:rPr>
        <w:t xml:space="preserve">39; I. Beekmans, </w:t>
      </w:r>
      <w:r>
        <w:rPr>
          <w:rStyle w:val="None"/>
          <w:sz w:val="16"/>
          <w:szCs w:val="16"/>
          <w:rtl w:val="1"/>
          <w:lang w:val="ar-SA" w:bidi="ar-SA"/>
        </w:rPr>
        <w:t>“</w:t>
      </w:r>
      <w:r>
        <w:rPr>
          <w:rStyle w:val="None"/>
          <w:sz w:val="16"/>
          <w:szCs w:val="16"/>
          <w:rtl w:val="0"/>
          <w:lang w:val="en-US"/>
        </w:rPr>
        <w:t>Micro-Hegemonic Path Dependence: How Big Tech Power Operates through Ideological Fragmentation and Self-Reinforcing Technologies,</w:t>
      </w:r>
      <w:r>
        <w:rPr>
          <w:rStyle w:val="None"/>
          <w:sz w:val="16"/>
          <w:szCs w:val="16"/>
          <w:rtl w:val="0"/>
        </w:rPr>
        <w:t xml:space="preserve">” </w:t>
      </w:r>
      <w:r>
        <w:rPr>
          <w:rStyle w:val="None"/>
          <w:i w:val="1"/>
          <w:iCs w:val="1"/>
          <w:sz w:val="16"/>
          <w:szCs w:val="16"/>
          <w:rtl w:val="0"/>
          <w:lang w:val="en-US"/>
        </w:rPr>
        <w:t>Convergence: The International Journal of Research into New Media Technologies</w:t>
      </w:r>
      <w:r>
        <w:rPr>
          <w:rStyle w:val="None"/>
          <w:sz w:val="16"/>
          <w:szCs w:val="16"/>
          <w:rtl w:val="0"/>
        </w:rPr>
        <w:t xml:space="preserve"> 31, no. 6 (2025): 2086</w:t>
      </w:r>
      <w:r>
        <w:rPr>
          <w:rStyle w:val="None"/>
          <w:sz w:val="16"/>
          <w:szCs w:val="16"/>
          <w:rtl w:val="0"/>
        </w:rPr>
        <w:t>–</w:t>
      </w:r>
      <w:r>
        <w:rPr>
          <w:rStyle w:val="None"/>
          <w:sz w:val="16"/>
          <w:szCs w:val="16"/>
          <w:rtl w:val="0"/>
          <w:lang w:val="en-US"/>
        </w:rPr>
        <w:t>100, https://doi.org/10.1177/13548565251336462.</w:t>
      </w:r>
    </w:p>
  </w:footnote>
  <w:footnote w:id="7">
    <w:p>
      <w:pPr>
        <w:pStyle w:val="Body"/>
      </w:pPr>
      <w:r>
        <w:rPr>
          <w:rStyle w:val="None"/>
          <w:rFonts w:ascii="Times New Roman" w:cs="Times New Roman" w:hAnsi="Times New Roman" w:eastAsia="Times New Roman"/>
          <w:vertAlign w:val="superscript"/>
        </w:rPr>
        <w:footnoteRef/>
      </w:r>
      <w:r>
        <w:rPr>
          <w:rStyle w:val="None"/>
          <w:sz w:val="20"/>
          <w:szCs w:val="20"/>
          <w:rtl w:val="0"/>
        </w:rPr>
        <w:t xml:space="preserve"> </w:t>
      </w:r>
      <w:r>
        <w:rPr>
          <w:rStyle w:val="None"/>
          <w:sz w:val="16"/>
          <w:szCs w:val="16"/>
          <w:rtl w:val="0"/>
          <w:lang w:val="it-IT"/>
        </w:rPr>
        <w:t xml:space="preserve">S. Ponzanesi, </w:t>
      </w:r>
      <w:r>
        <w:rPr>
          <w:rStyle w:val="None"/>
          <w:sz w:val="16"/>
          <w:szCs w:val="16"/>
          <w:rtl w:val="1"/>
          <w:lang w:val="ar-SA" w:bidi="ar-SA"/>
        </w:rPr>
        <w:t>“</w:t>
      </w:r>
      <w:r>
        <w:rPr>
          <w:rStyle w:val="None"/>
          <w:sz w:val="16"/>
          <w:szCs w:val="16"/>
          <w:rtl w:val="0"/>
          <w:lang w:val="en-US"/>
        </w:rPr>
        <w:t>Digital Diasporas: Postcoloniality, Media and Affect,</w:t>
      </w:r>
      <w:r>
        <w:rPr>
          <w:rStyle w:val="None"/>
          <w:sz w:val="16"/>
          <w:szCs w:val="16"/>
          <w:rtl w:val="0"/>
        </w:rPr>
        <w:t xml:space="preserve">” </w:t>
      </w:r>
      <w:r>
        <w:rPr>
          <w:rStyle w:val="None"/>
          <w:i w:val="1"/>
          <w:iCs w:val="1"/>
          <w:sz w:val="16"/>
          <w:szCs w:val="16"/>
          <w:rtl w:val="0"/>
          <w:lang w:val="fr-FR"/>
        </w:rPr>
        <w:t>Interventions</w:t>
      </w:r>
      <w:r>
        <w:rPr>
          <w:rStyle w:val="None"/>
          <w:sz w:val="16"/>
          <w:szCs w:val="16"/>
          <w:rtl w:val="0"/>
        </w:rPr>
        <w:t xml:space="preserve"> 22, no. 8 (2020): 977</w:t>
      </w:r>
      <w:r>
        <w:rPr>
          <w:rStyle w:val="None"/>
          <w:sz w:val="16"/>
          <w:szCs w:val="16"/>
          <w:rtl w:val="0"/>
        </w:rPr>
        <w:t>–</w:t>
      </w:r>
      <w:r>
        <w:rPr>
          <w:rStyle w:val="None"/>
          <w:sz w:val="16"/>
          <w:szCs w:val="16"/>
          <w:rtl w:val="0"/>
          <w:lang w:val="en-US"/>
        </w:rPr>
        <w:t>93, https://doi.org</w:t>
      </w:r>
      <w:ins w:id="414" w:date="2026-05-30T22:25:04Z" w:author="Editor">
        <w:r>
          <w:rPr>
            <w:rStyle w:val="None"/>
            <w:sz w:val="16"/>
            <w:szCs w:val="16"/>
            <w:rtl w:val="0"/>
            <w:lang w:val="en-US"/>
          </w:rPr>
          <w:t>/</w:t>
        </w:r>
      </w:ins>
      <w:del w:id="415" w:date="2026-05-30T22:25:00Z" w:author="Editor">
        <w:r>
          <w:rPr>
            <w:rStyle w:val="None"/>
            <w:sz w:val="16"/>
            <w:szCs w:val="16"/>
            <w:rtl w:val="0"/>
          </w:rPr>
          <w:delText>/</w:delText>
        </w:r>
      </w:del>
      <w:r>
        <w:rPr>
          <w:rStyle w:val="None"/>
          <w:sz w:val="16"/>
          <w:szCs w:val="16"/>
          <w:rtl w:val="0"/>
          <w:lang w:val="it-IT"/>
        </w:rPr>
        <w:t xml:space="preserve">10.1080/1369801X.2020.1718537; L. Candidatu and S. Ponzanesi, </w:t>
      </w:r>
      <w:r>
        <w:rPr>
          <w:rStyle w:val="None"/>
          <w:sz w:val="16"/>
          <w:szCs w:val="16"/>
          <w:rtl w:val="1"/>
          <w:lang w:val="ar-SA" w:bidi="ar-SA"/>
        </w:rPr>
        <w:t>“</w:t>
      </w:r>
      <w:r>
        <w:rPr>
          <w:rStyle w:val="None"/>
          <w:sz w:val="16"/>
          <w:szCs w:val="16"/>
          <w:rtl w:val="0"/>
          <w:lang w:val="en-US"/>
        </w:rPr>
        <w:t>Digital Diasporas: Staying with the Trouble,</w:t>
      </w:r>
      <w:r>
        <w:rPr>
          <w:rStyle w:val="None"/>
          <w:sz w:val="16"/>
          <w:szCs w:val="16"/>
          <w:rtl w:val="0"/>
        </w:rPr>
        <w:t xml:space="preserve">” </w:t>
      </w:r>
      <w:r>
        <w:rPr>
          <w:rStyle w:val="None"/>
          <w:i w:val="1"/>
          <w:iCs w:val="1"/>
          <w:sz w:val="16"/>
          <w:szCs w:val="16"/>
          <w:rtl w:val="0"/>
          <w:lang w:val="fr-FR"/>
        </w:rPr>
        <w:t>Communication, Culture and Critique</w:t>
      </w:r>
      <w:r>
        <w:rPr>
          <w:rStyle w:val="None"/>
          <w:sz w:val="16"/>
          <w:szCs w:val="16"/>
          <w:rtl w:val="0"/>
        </w:rPr>
        <w:t xml:space="preserve"> 15, no. 2 (2022): 261</w:t>
      </w:r>
      <w:r>
        <w:rPr>
          <w:rStyle w:val="None"/>
          <w:sz w:val="16"/>
          <w:szCs w:val="16"/>
          <w:rtl w:val="0"/>
        </w:rPr>
        <w:t>–</w:t>
      </w:r>
      <w:r>
        <w:rPr>
          <w:rStyle w:val="None"/>
          <w:sz w:val="16"/>
          <w:szCs w:val="16"/>
          <w:rtl w:val="0"/>
        </w:rPr>
        <w:t>68.</w:t>
      </w:r>
    </w:p>
  </w:footnote>
  <w:footnote w:id="8">
    <w:p>
      <w:pPr>
        <w:pStyle w:val="Body"/>
      </w:pPr>
      <w:r>
        <w:rPr>
          <w:rStyle w:val="None"/>
          <w:rFonts w:ascii="Times New Roman" w:cs="Times New Roman" w:hAnsi="Times New Roman" w:eastAsia="Times New Roman"/>
          <w:vertAlign w:val="superscript"/>
        </w:rPr>
        <w:footnoteRef/>
      </w:r>
      <w:r>
        <w:rPr>
          <w:rStyle w:val="None"/>
          <w:sz w:val="16"/>
          <w:szCs w:val="16"/>
          <w:rtl w:val="0"/>
          <w:lang w:val="de-DE"/>
        </w:rPr>
        <w:t xml:space="preserve"> Rupert, L. M. </w:t>
      </w:r>
      <w:r>
        <w:rPr>
          <w:rStyle w:val="None"/>
          <w:i w:val="1"/>
          <w:iCs w:val="1"/>
          <w:sz w:val="16"/>
          <w:szCs w:val="16"/>
          <w:rtl w:val="0"/>
          <w:lang w:val="en-US"/>
        </w:rPr>
        <w:t>Creolization and Contraband: Cura</w:t>
      </w:r>
      <w:ins w:id="416" w:date="2026-05-30T17:32:41Z" w:author="Editor">
        <w:r>
          <w:rPr>
            <w:rStyle w:val="None"/>
            <w:i w:val="1"/>
            <w:iCs w:val="1"/>
            <w:sz w:val="16"/>
            <w:szCs w:val="16"/>
            <w:rtl w:val="0"/>
          </w:rPr>
          <w:t>ç</w:t>
        </w:r>
      </w:ins>
      <w:del w:id="417" w:date="2026-05-30T17:32:36Z" w:author="Editor">
        <w:r>
          <w:rPr>
            <w:rStyle w:val="None"/>
            <w:i w:val="1"/>
            <w:iCs w:val="1"/>
            <w:sz w:val="16"/>
            <w:szCs w:val="16"/>
            <w:rtl w:val="0"/>
          </w:rPr>
          <w:delText>c</w:delText>
        </w:r>
      </w:del>
      <w:r>
        <w:rPr>
          <w:rStyle w:val="None"/>
          <w:i w:val="1"/>
          <w:iCs w:val="1"/>
          <w:sz w:val="16"/>
          <w:szCs w:val="16"/>
          <w:rtl w:val="0"/>
          <w:lang w:val="en-US"/>
        </w:rPr>
        <w:t>ao in the Early Modern Atlantic World</w:t>
      </w:r>
      <w:r>
        <w:rPr>
          <w:rStyle w:val="None"/>
          <w:sz w:val="16"/>
          <w:szCs w:val="16"/>
          <w:rtl w:val="0"/>
          <w:lang w:val="en-US"/>
        </w:rPr>
        <w:t>. The University of Georgia Press, 2012.</w:t>
      </w:r>
    </w:p>
  </w:footnote>
  <w:footnote w:id="9">
    <w:p>
      <w:pPr>
        <w:pStyle w:val="Body"/>
      </w:pPr>
      <w:r>
        <w:rPr>
          <w:rStyle w:val="None"/>
          <w:rFonts w:ascii="Times New Roman" w:cs="Times New Roman" w:hAnsi="Times New Roman" w:eastAsia="Times New Roman"/>
          <w:vertAlign w:val="superscript"/>
        </w:rPr>
        <w:footnoteRef/>
      </w:r>
      <w:r>
        <w:rPr>
          <w:rStyle w:val="None"/>
          <w:rtl w:val="0"/>
        </w:rPr>
        <w:t xml:space="preserve"> </w:t>
      </w:r>
      <w:r>
        <w:rPr>
          <w:rStyle w:val="None"/>
          <w:sz w:val="16"/>
          <w:szCs w:val="16"/>
          <w:rtl w:val="0"/>
          <w:lang w:val="de-DE"/>
        </w:rPr>
        <w:t xml:space="preserve">R.M. Allen, </w:t>
      </w:r>
      <w:r>
        <w:rPr>
          <w:rStyle w:val="None"/>
          <w:i w:val="1"/>
          <w:iCs w:val="1"/>
          <w:sz w:val="16"/>
          <w:szCs w:val="16"/>
          <w:rtl w:val="0"/>
          <w:lang w:val="zh-TW" w:eastAsia="zh-TW"/>
        </w:rPr>
        <w:t>Di Ki Manera?</w:t>
      </w:r>
      <w:r>
        <w:rPr>
          <w:rStyle w:val="None"/>
          <w:i w:val="1"/>
          <w:iCs w:val="1"/>
          <w:sz w:val="16"/>
          <w:szCs w:val="16"/>
          <w:rtl w:val="0"/>
          <w:lang w:val="fr-FR"/>
        </w:rPr>
        <w:t xml:space="preserve">  </w:t>
      </w:r>
      <w:r>
        <w:rPr>
          <w:rStyle w:val="None"/>
          <w:i w:val="1"/>
          <w:iCs w:val="1"/>
          <w:sz w:val="16"/>
          <w:szCs w:val="16"/>
          <w:rtl w:val="0"/>
          <w:lang w:val="en-US"/>
        </w:rPr>
        <w:t>A Social History of Afro-Cura</w:t>
      </w:r>
      <w:r>
        <w:rPr>
          <w:rStyle w:val="None"/>
          <w:i w:val="1"/>
          <w:iCs w:val="1"/>
          <w:sz w:val="16"/>
          <w:szCs w:val="16"/>
          <w:rtl w:val="0"/>
        </w:rPr>
        <w:t>ç</w:t>
      </w:r>
      <w:r>
        <w:rPr>
          <w:rStyle w:val="None"/>
          <w:i w:val="1"/>
          <w:iCs w:val="1"/>
          <w:sz w:val="16"/>
          <w:szCs w:val="16"/>
          <w:rtl w:val="0"/>
          <w:lang w:val="pt-PT"/>
        </w:rPr>
        <w:t>aoans, 1863-1917</w:t>
      </w:r>
      <w:r>
        <w:rPr>
          <w:rStyle w:val="None"/>
          <w:sz w:val="16"/>
          <w:szCs w:val="16"/>
          <w:rtl w:val="0"/>
          <w:lang w:val="en-US"/>
        </w:rPr>
        <w:t xml:space="preserve"> (Amsterdam: SWP, 2007). Women, in particular, actively passed down to their children (or those of the enslavers) the importance of family and knowledge about ancestors (avochi), demonstrating that love and respect for family lineage were central to daily life. The narrative about a father teaching his children about unity through the metaphor of breaking twigs also shows the teaching of solidarity and care as a form of love within the family.</w:t>
      </w:r>
    </w:p>
  </w:footnote>
  <w:footnote w:id="10">
    <w:p>
      <w:pPr>
        <w:pStyle w:val="Body"/>
      </w:pPr>
      <w:r>
        <w:rPr>
          <w:rStyle w:val="None"/>
          <w:rFonts w:ascii="Times New Roman" w:cs="Times New Roman" w:hAnsi="Times New Roman" w:eastAsia="Times New Roman"/>
          <w:vertAlign w:val="superscript"/>
        </w:rPr>
        <w:footnoteRef/>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Nanzi (Anansasem or Anansi) is a mythical spider from folktales from West Africa and the Caribbean. </w:t>
      </w:r>
      <w:r>
        <w:rPr>
          <w:rStyle w:val="None"/>
          <w:sz w:val="16"/>
          <w:szCs w:val="16"/>
          <w:rtl w:val="0"/>
          <w:lang w:val="nl-NL"/>
        </w:rPr>
        <w:t>A. Claassen, ed., De Navelstreng van Mijn Taal. Poes</w:t>
      </w:r>
      <w:r>
        <w:rPr>
          <w:rStyle w:val="None"/>
          <w:sz w:val="16"/>
          <w:szCs w:val="16"/>
          <w:rtl w:val="0"/>
        </w:rPr>
        <w:t>í</w:t>
      </w:r>
      <w:r>
        <w:rPr>
          <w:rStyle w:val="None"/>
          <w:sz w:val="16"/>
          <w:szCs w:val="16"/>
          <w:rtl w:val="0"/>
          <w:lang w:val="nl-NL"/>
        </w:rPr>
        <w:t>a Bibo Di Aruba / Levende Po</w:t>
      </w:r>
      <w:r>
        <w:rPr>
          <w:rStyle w:val="None"/>
          <w:sz w:val="16"/>
          <w:szCs w:val="16"/>
          <w:rtl w:val="0"/>
          <w:lang w:val="nl-NL"/>
        </w:rPr>
        <w:t>ë</w:t>
      </w:r>
      <w:r>
        <w:rPr>
          <w:rStyle w:val="None"/>
          <w:sz w:val="16"/>
          <w:szCs w:val="16"/>
          <w:rtl w:val="0"/>
          <w:lang w:val="nl-NL"/>
        </w:rPr>
        <w:t>zie van Aruba: Tweetalige Bloemlezing Uit Het Werk van Dertien Dichters, n.d., 14; Henriquez, Ta Asina? O Ta Asana? Abla Uzu i Kustumber Sefard</w:t>
      </w:r>
      <w:r>
        <w:rPr>
          <w:rStyle w:val="None"/>
          <w:sz w:val="16"/>
          <w:szCs w:val="16"/>
          <w:rtl w:val="0"/>
        </w:rPr>
        <w:t>í</w:t>
      </w:r>
      <w:r>
        <w:rPr>
          <w:rStyle w:val="None"/>
          <w:sz w:val="16"/>
          <w:szCs w:val="16"/>
          <w:rtl w:val="0"/>
        </w:rPr>
        <w:t xml:space="preserve">. </w:t>
      </w:r>
      <w:r>
        <w:rPr>
          <w:rStyle w:val="None"/>
          <w:rtl w:val="0"/>
        </w:rPr>
        <w:t xml:space="preserve"> </w:t>
      </w:r>
      <w:r>
        <w:rPr>
          <w:rStyle w:val="None"/>
          <w:sz w:val="16"/>
          <w:szCs w:val="16"/>
          <w:rtl w:val="0"/>
          <w:lang w:val="it-IT"/>
        </w:rPr>
        <w:t>J. Murray-Rom</w:t>
      </w:r>
      <w:r>
        <w:rPr>
          <w:rStyle w:val="None"/>
          <w:sz w:val="16"/>
          <w:szCs w:val="16"/>
          <w:rtl w:val="0"/>
        </w:rPr>
        <w:t>á</w:t>
      </w:r>
      <w:r>
        <w:rPr>
          <w:rStyle w:val="None"/>
          <w:sz w:val="16"/>
          <w:szCs w:val="16"/>
          <w:rtl w:val="0"/>
        </w:rPr>
        <w:t xml:space="preserve">n, </w:t>
      </w:r>
      <w:r>
        <w:rPr>
          <w:rStyle w:val="None"/>
          <w:sz w:val="16"/>
          <w:szCs w:val="16"/>
          <w:rtl w:val="1"/>
          <w:lang w:val="ar-SA" w:bidi="ar-SA"/>
        </w:rPr>
        <w:t>“</w:t>
      </w:r>
      <w:r>
        <w:rPr>
          <w:rStyle w:val="None"/>
          <w:sz w:val="16"/>
          <w:szCs w:val="16"/>
          <w:rtl w:val="0"/>
          <w:lang w:val="en-US"/>
        </w:rPr>
        <w:t>Twitter</w:t>
      </w:r>
      <w:r>
        <w:rPr>
          <w:rStyle w:val="None"/>
          <w:sz w:val="16"/>
          <w:szCs w:val="16"/>
          <w:rtl w:val="1"/>
        </w:rPr>
        <w:t>’</w:t>
      </w:r>
      <w:r>
        <w:rPr>
          <w:rStyle w:val="None"/>
          <w:sz w:val="16"/>
          <w:szCs w:val="16"/>
          <w:rtl w:val="0"/>
          <w:lang w:val="en-US"/>
        </w:rPr>
        <w:t>s and @douenislands</w:t>
      </w:r>
      <w:r>
        <w:rPr>
          <w:rStyle w:val="None"/>
          <w:sz w:val="16"/>
          <w:szCs w:val="16"/>
          <w:rtl w:val="1"/>
        </w:rPr>
        <w:t xml:space="preserve">’ </w:t>
      </w:r>
      <w:r>
        <w:rPr>
          <w:rStyle w:val="None"/>
          <w:sz w:val="16"/>
          <w:szCs w:val="16"/>
          <w:rtl w:val="0"/>
          <w:lang w:val="en-US"/>
        </w:rPr>
        <w:t>Ambiguous Paths,</w:t>
      </w:r>
      <w:r>
        <w:rPr>
          <w:rStyle w:val="None"/>
          <w:sz w:val="16"/>
          <w:szCs w:val="16"/>
          <w:rtl w:val="0"/>
        </w:rPr>
        <w:t xml:space="preserve">” </w:t>
      </w:r>
      <w:r>
        <w:rPr>
          <w:rStyle w:val="None"/>
          <w:sz w:val="16"/>
          <w:szCs w:val="16"/>
          <w:rtl w:val="0"/>
          <w:lang w:val="pt-PT"/>
        </w:rPr>
        <w:t xml:space="preserve">Archipelagos, no. 1 (2016), </w:t>
      </w:r>
      <w:del w:id="418" w:date="2026-05-30T22:19:57Z" w:author="Editor">
        <w:r>
          <w:rPr>
            <w:rStyle w:val="None"/>
            <w:sz w:val="16"/>
            <w:szCs w:val="16"/>
            <w:rtl w:val="0"/>
            <w:lang w:val="fr-FR"/>
          </w:rPr>
          <w:delText>http://archipelagosjournal.org/issue01/murrayroman-douenislands.html.</w:delText>
        </w:r>
      </w:del>
      <w:ins w:id="419" w:date="2026-05-30T22:19:59Z" w:author="Editor">
        <w:r>
          <w:rPr>
            <w:rStyle w:val="None"/>
            <w:sz w:val="16"/>
            <w:szCs w:val="16"/>
            <w:rtl w:val="0"/>
            <w:lang w:val="en-US"/>
          </w:rPr>
          <w:t>https://doi.org/10.7916/D8S46S1S</w:t>
        </w:r>
      </w:ins>
      <w:ins w:id="420" w:date="2026-05-30T22:19:59Z" w:author="Editor">
        <w:r>
          <w:rPr>
            <w:rStyle w:val="None"/>
            <w:sz w:val="16"/>
            <w:szCs w:val="16"/>
            <w:rtl w:val="0"/>
            <w:lang w:val="en-US"/>
          </w:rPr>
          <w:t>.</w:t>
        </w:r>
      </w:ins>
    </w:p>
  </w:footnote>
  <w:footnote w:id="11">
    <w:p>
      <w:pPr>
        <w:pStyle w:val="Body"/>
      </w:pPr>
      <w:r>
        <w:rPr>
          <w:rStyle w:val="None"/>
          <w:rFonts w:ascii="Times New Roman" w:cs="Times New Roman" w:hAnsi="Times New Roman" w:eastAsia="Times New Roman"/>
          <w:vertAlign w:val="superscript"/>
        </w:rPr>
        <w:footnoteRef/>
      </w:r>
      <w:r>
        <w:rPr>
          <w:rStyle w:val="None"/>
          <w:caps w:val="0"/>
          <w:smallCaps w:val="0"/>
          <w:strike w:val="0"/>
          <w:dstrike w:val="0"/>
          <w:outline w:val="0"/>
          <w:color w:val="000000"/>
          <w:sz w:val="16"/>
          <w:szCs w:val="16"/>
          <w:u w:val="none" w:color="000000"/>
          <w:shd w:val="nil" w:color="auto" w:fill="auto"/>
          <w:vertAlign w:val="baseline"/>
          <w:rtl w:val="0"/>
          <w:lang w:val="nl-NL"/>
          <w14:textFill>
            <w14:solidFill>
              <w14:srgbClr w14:val="000000"/>
            </w14:solidFill>
          </w14:textFill>
        </w:rPr>
        <w:t xml:space="preserve"> J. Roitman</w:t>
      </w:r>
      <w:r>
        <w:rPr>
          <w:rStyle w:val="None"/>
          <w:sz w:val="16"/>
          <w:szCs w:val="16"/>
          <w:rtl w:val="0"/>
        </w:rPr>
        <w:t xml:space="preserve">, </w:t>
      </w:r>
      <w:r>
        <w:rPr>
          <w:rStyle w:val="None"/>
          <w:sz w:val="16"/>
          <w:szCs w:val="16"/>
          <w:rtl w:val="1"/>
        </w:rPr>
        <w:t>“‘</w:t>
      </w:r>
      <w:r>
        <w:rPr>
          <w:rStyle w:val="None"/>
          <w:sz w:val="16"/>
          <w:szCs w:val="16"/>
          <w:rtl w:val="0"/>
          <w:lang w:val="en-US"/>
        </w:rPr>
        <w:t>There are no secrets here: Sex and Scandal in the Streets of Cura</w:t>
      </w:r>
      <w:r>
        <w:rPr>
          <w:rStyle w:val="None"/>
          <w:sz w:val="16"/>
          <w:szCs w:val="16"/>
          <w:rtl w:val="0"/>
        </w:rPr>
        <w:t>ç</w:t>
      </w:r>
      <w:r>
        <w:rPr>
          <w:rStyle w:val="None"/>
          <w:sz w:val="16"/>
          <w:szCs w:val="16"/>
          <w:rtl w:val="0"/>
          <w:lang w:val="pt-PT"/>
        </w:rPr>
        <w:t>ao.</w:t>
      </w:r>
      <w:r>
        <w:rPr>
          <w:rStyle w:val="None"/>
          <w:sz w:val="16"/>
          <w:szCs w:val="16"/>
          <w:rtl w:val="0"/>
        </w:rPr>
        <w:t xml:space="preserve">” </w:t>
      </w:r>
      <w:r>
        <w:rPr>
          <w:rStyle w:val="None"/>
          <w:i w:val="1"/>
          <w:iCs w:val="1"/>
          <w:sz w:val="16"/>
          <w:szCs w:val="16"/>
          <w:rtl w:val="0"/>
        </w:rPr>
        <w:t>Studia Judaica</w:t>
      </w:r>
      <w:r>
        <w:rPr>
          <w:rStyle w:val="None"/>
          <w:sz w:val="16"/>
          <w:szCs w:val="16"/>
          <w:rtl w:val="0"/>
        </w:rPr>
        <w:t xml:space="preserve"> 26 (2023), nr 2 (52), s. 375</w:t>
      </w:r>
      <w:r>
        <w:rPr>
          <w:rStyle w:val="None"/>
          <w:sz w:val="16"/>
          <w:szCs w:val="16"/>
          <w:rtl w:val="0"/>
        </w:rPr>
        <w:t>–</w:t>
      </w:r>
      <w:r>
        <w:rPr>
          <w:rStyle w:val="None"/>
          <w:sz w:val="16"/>
          <w:szCs w:val="16"/>
          <w:rtl w:val="0"/>
        </w:rPr>
        <w:t xml:space="preserve">400 </w:t>
      </w:r>
      <w:del w:id="421" w:date="2026-05-30T22:24:16Z" w:author="Editor">
        <w:r>
          <w:rPr>
            <w:rStyle w:val="None"/>
            <w:sz w:val="16"/>
            <w:szCs w:val="16"/>
            <w:rtl w:val="0"/>
          </w:rPr>
          <w:delText>doi:10.4467/24500100STJ.23.016.18942</w:delText>
        </w:r>
      </w:del>
      <w:ins w:id="422" w:date="2026-05-30T22:24:16Z" w:author="Editor">
        <w:r>
          <w:rPr>
            <w:rStyle w:val="None"/>
            <w:sz w:val="16"/>
            <w:szCs w:val="16"/>
            <w:rtl w:val="0"/>
            <w:lang w:val="en-US"/>
          </w:rPr>
          <w:t>https://doi.org/10.4467/24500100STJ.23.016.18942</w:t>
        </w:r>
      </w:ins>
      <w:r>
        <w:rPr>
          <w:rStyle w:val="None"/>
          <w:sz w:val="16"/>
          <w:szCs w:val="16"/>
          <w:rtl w:val="0"/>
        </w:rPr>
        <w:t xml:space="preserve">.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There are actually bits and pieces of older documentation that give proof to the existence of Papiamentu. However, the love letter between Sara and Abraham contains full sentences and a consistent grammar use. </w:t>
      </w:r>
    </w:p>
  </w:footnote>
  <w:footnote w:id="12">
    <w:p>
      <w:pPr>
        <w:pStyle w:val="Body"/>
      </w:pPr>
      <w:r>
        <w:rPr>
          <w:rStyle w:val="None"/>
          <w:rFonts w:ascii="Times New Roman" w:cs="Times New Roman" w:hAnsi="Times New Roman" w:eastAsia="Times New Roman"/>
          <w:vertAlign w:val="superscript"/>
        </w:rPr>
        <w:footnoteRef/>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16"/>
          <w:szCs w:val="16"/>
          <w:u w:val="none" w:color="000000"/>
          <w:shd w:val="nil" w:color="auto" w:fill="auto"/>
          <w:vertAlign w:val="baseline"/>
          <w:rtl w:val="0"/>
          <w:lang w:val="nl-NL"/>
          <w14:textFill>
            <w14:solidFill>
              <w14:srgbClr w14:val="000000"/>
            </w14:solidFill>
          </w14:textFill>
        </w:rPr>
        <w:t xml:space="preserve">M. Groenewoud,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Digital Humanities, Social Justice and the Pluricultural Realities of Dutch Caribbean Heritage Archives,</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2023, 235</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50.</w:t>
      </w:r>
    </w:p>
  </w:footnote>
  <w:footnote w:id="13">
    <w:p>
      <w:pPr>
        <w:pStyle w:val="Body"/>
      </w:pPr>
      <w:r>
        <w:rPr>
          <w:rStyle w:val="None"/>
          <w:rFonts w:ascii="Times New Roman" w:cs="Times New Roman" w:hAnsi="Times New Roman" w:eastAsia="Times New Roman"/>
          <w:vertAlign w:val="superscript"/>
        </w:rPr>
        <w:footnoteRef/>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I.S. Emmanuel and S.A. Emmanuel, </w:t>
      </w:r>
      <w:r>
        <w:rPr>
          <w:rStyle w:val="None"/>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A History of the Jews of the Netherla</w:t>
      </w:r>
      <w:ins w:id="423" w:date="2026-05-30T21:19:07Z" w:author="Editor">
        <w:r>
          <w:rPr>
            <w:rStyle w:val="None"/>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n</w:t>
        </w:r>
      </w:ins>
      <w:r>
        <w:rPr>
          <w:rStyle w:val="None"/>
          <w:i w:val="1"/>
          <w:iCs w:val="1"/>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ds Antilles</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(Cincinnati: American Jewish Archives, 1970), 271</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lang w:val="pt-PT"/>
          <w14:textFill>
            <w14:solidFill>
              <w14:srgbClr w14:val="000000"/>
            </w14:solidFill>
          </w14:textFill>
        </w:rPr>
        <w:t xml:space="preserve">72; M. Henriquez, </w:t>
      </w:r>
      <w:r>
        <w:rPr>
          <w:rStyle w:val="None"/>
          <w:i w:val="1"/>
          <w:iCs w:val="1"/>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Ta Asina? O Ta Asana? Abla Uzu i Kustumber Sefard</w:t>
      </w:r>
      <w:r>
        <w:rPr>
          <w:rStyle w:val="None"/>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í</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Second edition (Port</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i Heru Publications, 1988).</w:t>
      </w:r>
    </w:p>
  </w:footnote>
  <w:footnote w:id="14">
    <w:p>
      <w:pPr>
        <w:pStyle w:val="Body"/>
      </w:pPr>
      <w:r>
        <w:rPr>
          <w:rStyle w:val="None"/>
          <w:rFonts w:ascii="Times New Roman" w:cs="Times New Roman" w:hAnsi="Times New Roman" w:eastAsia="Times New Roman"/>
          <w:vertAlign w:val="superscript"/>
        </w:rPr>
        <w:footnoteRef/>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 xml:space="preserve"> J. Kn</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ö</w:t>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 xml:space="preserve">rr,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Contemporary Creoleness; or, The World in Pidginization,</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rStyle w:val="None"/>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Current Anthropology</w:t>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 xml:space="preserve"> 51, no. 6 (2010): 731</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59.</w:t>
      </w:r>
    </w:p>
  </w:footnote>
  <w:footnote w:id="15">
    <w:p>
      <w:pPr>
        <w:pStyle w:val="Body"/>
      </w:pPr>
      <w:r>
        <w:rPr>
          <w:rStyle w:val="None"/>
          <w:rFonts w:ascii="Times New Roman" w:cs="Times New Roman" w:hAnsi="Times New Roman" w:eastAsia="Times New Roman"/>
          <w:vertAlign w:val="superscript"/>
        </w:rPr>
        <w:footnoteRef/>
      </w:r>
      <w:r>
        <w:rPr>
          <w:rStyle w:val="None"/>
          <w:caps w:val="0"/>
          <w:smallCaps w:val="0"/>
          <w:strike w:val="0"/>
          <w:dstrike w:val="0"/>
          <w:outline w:val="0"/>
          <w:color w:val="000000"/>
          <w:sz w:val="16"/>
          <w:szCs w:val="16"/>
          <w:u w:val="none" w:color="000000"/>
          <w:shd w:val="nil" w:color="auto" w:fill="auto"/>
          <w:vertAlign w:val="baseline"/>
          <w:rtl w:val="0"/>
          <w:lang w:val="nl-NL"/>
          <w14:textFill>
            <w14:solidFill>
              <w14:srgbClr w14:val="000000"/>
            </w14:solidFill>
          </w14:textFill>
        </w:rPr>
        <w:t xml:space="preserve"> R. Severing and C. Weijer,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Gaining Perspective on Papiamentu: Milestones and Achievements,</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 xml:space="preserve">in </w:t>
      </w:r>
      <w:r>
        <w:rPr>
          <w:rStyle w:val="None"/>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Crossing Shifting Boundaries: Language and Changing Political Status in Aruba, Bonaire and Cura</w:t>
      </w:r>
      <w:r>
        <w:rPr>
          <w:rStyle w:val="None"/>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ç</w:t>
      </w:r>
      <w:r>
        <w:rPr>
          <w:rStyle w:val="None"/>
          <w:i w:val="1"/>
          <w:iCs w:val="1"/>
          <w:caps w:val="0"/>
          <w:smallCaps w:val="0"/>
          <w:strike w:val="0"/>
          <w:dstrike w:val="0"/>
          <w:outline w:val="0"/>
          <w:color w:val="000000"/>
          <w:sz w:val="16"/>
          <w:szCs w:val="16"/>
          <w:u w:val="none" w:color="000000"/>
          <w:shd w:val="nil" w:color="auto" w:fill="auto"/>
          <w:vertAlign w:val="baseline"/>
          <w:rtl w:val="0"/>
          <w:lang w:val="pt-PT"/>
          <w14:textFill>
            <w14:solidFill>
              <w14:srgbClr w14:val="000000"/>
            </w14:solidFill>
          </w14:textFill>
        </w:rPr>
        <w:t>ao</w:t>
      </w:r>
      <w:r>
        <w:rPr>
          <w:rStyle w:val="None"/>
          <w:caps w:val="0"/>
          <w:smallCaps w:val="0"/>
          <w:strike w:val="0"/>
          <w:dstrike w:val="0"/>
          <w:outline w:val="0"/>
          <w:color w:val="000000"/>
          <w:sz w:val="16"/>
          <w:szCs w:val="16"/>
          <w:u w:val="none" w:color="000000"/>
          <w:shd w:val="nil" w:color="auto" w:fill="auto"/>
          <w:vertAlign w:val="baseline"/>
          <w:rtl w:val="0"/>
          <w:lang w:val="it-IT"/>
          <w14:textFill>
            <w14:solidFill>
              <w14:srgbClr w14:val="000000"/>
            </w14:solidFill>
          </w14:textFill>
        </w:rPr>
        <w:t xml:space="preserve"> (Cura</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ç</w:t>
      </w:r>
      <w:r>
        <w:rPr>
          <w:rStyle w:val="None"/>
          <w:caps w:val="0"/>
          <w:smallCaps w:val="0"/>
          <w:strike w:val="0"/>
          <w:dstrike w:val="0"/>
          <w:outline w:val="0"/>
          <w:color w:val="000000"/>
          <w:sz w:val="16"/>
          <w:szCs w:val="16"/>
          <w:u w:val="none" w:color="000000"/>
          <w:shd w:val="nil" w:color="auto" w:fill="auto"/>
          <w:vertAlign w:val="baseline"/>
          <w:rtl w:val="0"/>
          <w:lang w:val="nl-NL"/>
          <w14:textFill>
            <w14:solidFill>
              <w14:srgbClr w14:val="000000"/>
            </w14:solidFill>
          </w14:textFill>
        </w:rPr>
        <w:t>ao: Fundashon pa Planifikashon di Idioma, FPI, Universiteit van de Nederlandse Antillen, Universidad de Puerto Rico, Recinto de R</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í</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o Piedras, UPR, University of the West In-dies at Cave Hill UWI, n.d.), 13</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28. The title of the book points to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Cura</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ç</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ao and Dependencies,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which was the colonial name used until 1936 for what are now Aruba, Bonaire, Cura</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ç</w:t>
      </w:r>
      <w:r>
        <w:rPr>
          <w:rStyle w:val="None"/>
          <w:caps w:val="0"/>
          <w:smallCaps w:val="0"/>
          <w:strike w:val="0"/>
          <w:dstrike w:val="0"/>
          <w:outline w:val="0"/>
          <w:color w:val="000000"/>
          <w:sz w:val="16"/>
          <w:szCs w:val="16"/>
          <w:u w:val="none" w:color="000000"/>
          <w:shd w:val="nil" w:color="auto" w:fill="auto"/>
          <w:vertAlign w:val="baseline"/>
          <w:rtl w:val="0"/>
          <w:lang w:val="nl-NL"/>
          <w14:textFill>
            <w14:solidFill>
              <w14:srgbClr w14:val="000000"/>
            </w14:solidFill>
          </w14:textFill>
        </w:rPr>
        <w:t>ao, Sint Eustatius, Sint Maarten and Saba. From 1634 to 1828, Cura</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ç</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ao and Dependencies referred to the Dutch part of the Leeward Islands, the ABC islands.</w:t>
      </w:r>
    </w:p>
  </w:footnote>
  <w:footnote w:id="16">
    <w:p>
      <w:pPr>
        <w:pStyle w:val="Body"/>
      </w:pPr>
      <w:r>
        <w:rPr>
          <w:rStyle w:val="None"/>
          <w:rFonts w:ascii="Times New Roman" w:cs="Times New Roman" w:hAnsi="Times New Roman" w:eastAsia="Times New Roman"/>
          <w:vertAlign w:val="superscript"/>
        </w:rPr>
        <w:footnoteRef/>
      </w:r>
      <w:r>
        <w:rPr>
          <w:rStyle w:val="None"/>
          <w:sz w:val="16"/>
          <w:szCs w:val="16"/>
          <w:rtl w:val="0"/>
          <w:lang w:val="en-US"/>
        </w:rPr>
        <w:t xml:space="preserve"> Niewindt was born on 1796 in Amsterdam. In 1824 he left to Cura</w:t>
      </w:r>
      <w:r>
        <w:rPr>
          <w:rStyle w:val="None"/>
          <w:sz w:val="16"/>
          <w:szCs w:val="16"/>
          <w:rtl w:val="0"/>
        </w:rPr>
        <w:t>ç</w:t>
      </w:r>
      <w:r>
        <w:rPr>
          <w:rStyle w:val="None"/>
          <w:sz w:val="16"/>
          <w:szCs w:val="16"/>
          <w:rtl w:val="0"/>
          <w:lang w:val="en-US"/>
        </w:rPr>
        <w:t xml:space="preserve">ao to give spiritual assistance to the people, first as a priest and later on he became Apostolic Prefect of the Netherlands Antilles. In 1843 he was ordained as bishop in Warmond, Holland. As an advocate of Roman Catholicism to the enslaved community he pleaded for abolition of slavery in the Netherlands Antilles. He served in the Netherlands Antilles for 36 years and passed away on January 12th 1860, just three years before slavery was abolished. </w:t>
      </w:r>
    </w:p>
  </w:footnote>
  <w:footnote w:id="17">
    <w:p>
      <w:pPr>
        <w:pStyle w:val="Body"/>
      </w:pPr>
      <w:r>
        <w:rPr>
          <w:rStyle w:val="None"/>
          <w:rFonts w:ascii="Times New Roman" w:cs="Times New Roman" w:hAnsi="Times New Roman" w:eastAsia="Times New Roman"/>
          <w:vertAlign w:val="superscript"/>
        </w:rPr>
        <w:footnoteRef/>
      </w:r>
      <w:r>
        <w:rPr>
          <w:rStyle w:val="None"/>
          <w:sz w:val="16"/>
          <w:szCs w:val="16"/>
          <w:rtl w:val="0"/>
          <w:lang w:val="nl-NL"/>
        </w:rPr>
        <w:t xml:space="preserve"> G. Buurt and S. M. Joubert, </w:t>
      </w:r>
      <w:r>
        <w:rPr>
          <w:rStyle w:val="None"/>
          <w:i w:val="1"/>
          <w:iCs w:val="1"/>
          <w:sz w:val="16"/>
          <w:szCs w:val="16"/>
          <w:rtl w:val="0"/>
          <w:lang w:val="nl-NL"/>
        </w:rPr>
        <w:t>Stemmen uit het verleden: Indiaanse woorden in het Papiamentu</w:t>
      </w:r>
      <w:r>
        <w:rPr>
          <w:rStyle w:val="None"/>
          <w:sz w:val="16"/>
          <w:szCs w:val="16"/>
          <w:rtl w:val="0"/>
          <w:lang w:val="nl-NL"/>
        </w:rPr>
        <w:t xml:space="preserve"> (Van Buurt, 1997).</w:t>
      </w:r>
    </w:p>
  </w:footnote>
  <w:footnote w:id="18">
    <w:p>
      <w:pPr>
        <w:pStyle w:val="Body"/>
      </w:pPr>
      <w:r>
        <w:rPr>
          <w:rStyle w:val="None"/>
          <w:rFonts w:ascii="Times New Roman" w:cs="Times New Roman" w:hAnsi="Times New Roman" w:eastAsia="Times New Roman"/>
          <w:vertAlign w:val="superscript"/>
        </w:rPr>
        <w:footnoteRef/>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 xml:space="preserve"> Cura</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ç</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ao developed multiple newspapers by the end of the 19</w:t>
      </w:r>
      <w:r>
        <w:rPr>
          <w:rStyle w:val="None"/>
          <w:caps w:val="0"/>
          <w:smallCaps w:val="0"/>
          <w:strike w:val="0"/>
          <w:dstrike w:val="0"/>
          <w:outline w:val="0"/>
          <w:color w:val="000000"/>
          <w:sz w:val="16"/>
          <w:szCs w:val="16"/>
          <w:u w:val="none" w:color="000000"/>
          <w:shd w:val="nil" w:color="auto" w:fill="auto"/>
          <w:vertAlign w:val="superscript"/>
          <w:rtl w:val="0"/>
          <w:lang w:val="en-US"/>
          <w14:textFill>
            <w14:solidFill>
              <w14:srgbClr w14:val="000000"/>
            </w14:solidFill>
          </w14:textFill>
        </w:rPr>
        <w:t>th</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century. The first newspaper was </w:t>
      </w:r>
      <w:r>
        <w:rPr>
          <w:rStyle w:val="None"/>
          <w:i w:val="1"/>
          <w:iCs w:val="1"/>
          <w:sz w:val="16"/>
          <w:szCs w:val="16"/>
          <w:rtl w:val="0"/>
          <w:lang w:val="pt-PT"/>
        </w:rPr>
        <w:t>Civilisad</w:t>
      </w:r>
      <w:r>
        <w:rPr>
          <w:rStyle w:val="None"/>
          <w:i w:val="1"/>
          <w:iCs w:val="1"/>
          <w:sz w:val="16"/>
          <w:szCs w:val="16"/>
          <w:rtl w:val="0"/>
          <w:lang w:val="es-ES_tradnl"/>
        </w:rPr>
        <w:t>ó</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and was published between 1871 and 1875. </w:t>
      </w:r>
      <w:r>
        <w:rPr>
          <w:rStyle w:val="None"/>
          <w:i w:val="1"/>
          <w:iCs w:val="1"/>
          <w:sz w:val="16"/>
          <w:szCs w:val="16"/>
          <w:rtl w:val="0"/>
          <w:lang w:val="nl-NL"/>
        </w:rPr>
        <w:t>Amigoe,</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still one of the most known newspapers, was initiated in 1884. It was initially in Dutch and Papiamentu. There was also the Papiamentu newspaper </w:t>
      </w:r>
      <w:r>
        <w:rPr>
          <w:rStyle w:val="None"/>
          <w:i w:val="1"/>
          <w:iCs w:val="1"/>
          <w:sz w:val="16"/>
          <w:szCs w:val="16"/>
          <w:rtl w:val="0"/>
          <w:lang w:val="it-IT"/>
        </w:rPr>
        <w:t>La Union</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(1889-1897 and again in 1922) and last but not least </w:t>
      </w:r>
      <w:r>
        <w:rPr>
          <w:rStyle w:val="None"/>
          <w:i w:val="1"/>
          <w:iCs w:val="1"/>
          <w:sz w:val="16"/>
          <w:szCs w:val="16"/>
          <w:rtl w:val="0"/>
          <w:lang w:val="es-ES_tradnl"/>
        </w:rPr>
        <w:t>La Cruz</w:t>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 xml:space="preserve"> (1900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1970).</w:t>
      </w:r>
    </w:p>
  </w:footnote>
  <w:footnote w:id="19">
    <w:p>
      <w:pPr>
        <w:pStyle w:val="Body"/>
      </w:pPr>
      <w:r>
        <w:rPr>
          <w:rStyle w:val="None"/>
          <w:rFonts w:ascii="Times New Roman" w:cs="Times New Roman" w:hAnsi="Times New Roman" w:eastAsia="Times New Roman"/>
          <w:vertAlign w:val="superscript"/>
        </w:rPr>
        <w:footnoteRef/>
      </w:r>
      <w:r>
        <w:rPr>
          <w:rStyle w:val="None"/>
          <w:caps w:val="0"/>
          <w:smallCaps w:val="0"/>
          <w:strike w:val="0"/>
          <w:dstrike w:val="0"/>
          <w:outline w:val="0"/>
          <w:color w:val="000000"/>
          <w:sz w:val="16"/>
          <w:szCs w:val="16"/>
          <w:u w:val="none" w:color="000000"/>
          <w:shd w:val="nil" w:color="auto" w:fill="auto"/>
          <w:vertAlign w:val="baseline"/>
          <w:rtl w:val="0"/>
          <w:lang w:val="da-DK"/>
          <w14:textFill>
            <w14:solidFill>
              <w14:srgbClr w14:val="000000"/>
            </w14:solidFill>
          </w14:textFill>
        </w:rPr>
        <w:t xml:space="preserve"> W.S. Muller,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lang w:val="nl-NL"/>
          <w14:textFill>
            <w14:solidFill>
              <w14:srgbClr w14:val="000000"/>
            </w14:solidFill>
          </w14:textFill>
        </w:rPr>
        <w:t>Leven En Werken van de Dichter-Musicus JS Corsen</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(JSTOR, 1985).</w:t>
      </w:r>
    </w:p>
  </w:footnote>
  <w:footnote w:id="20">
    <w:p>
      <w:pPr>
        <w:pStyle w:val="Body"/>
      </w:pPr>
      <w:r>
        <w:rPr>
          <w:rStyle w:val="None"/>
          <w:rFonts w:ascii="Times New Roman" w:cs="Times New Roman" w:hAnsi="Times New Roman" w:eastAsia="Times New Roman"/>
          <w:vertAlign w:val="superscript"/>
        </w:rPr>
        <w:footnoteRef/>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16"/>
          <w:szCs w:val="16"/>
          <w:u w:val="none" w:color="000000"/>
          <w:shd w:val="nil" w:color="auto" w:fill="auto"/>
          <w:vertAlign w:val="baseline"/>
          <w:rtl w:val="0"/>
          <w:lang w:val="nl-NL"/>
          <w14:textFill>
            <w14:solidFill>
              <w14:srgbClr w14:val="000000"/>
            </w14:solidFill>
          </w14:textFill>
        </w:rPr>
        <w:t xml:space="preserve">Severing and Weijer,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Gaining Perspective on Papiamentu: Milestones and Achievements.</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p>
  </w:footnote>
  <w:footnote w:id="21">
    <w:p>
      <w:pPr>
        <w:pStyle w:val="Body"/>
      </w:pPr>
      <w:r>
        <w:rPr>
          <w:rStyle w:val="None"/>
          <w:rFonts w:ascii="Times New Roman" w:cs="Times New Roman" w:hAnsi="Times New Roman" w:eastAsia="Times New Roman"/>
          <w:vertAlign w:val="superscript"/>
        </w:rPr>
        <w:footnoteRef/>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 xml:space="preserve"> K. Wiel,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Perceptions On The Social Status Of Papiamentu In Contrast To Its </w:t>
      </w:r>
      <w:r>
        <w:rPr>
          <w:rStyle w:val="None"/>
          <w:sz w:val="16"/>
          <w:szCs w:val="16"/>
          <w:rtl w:val="0"/>
          <w:lang w:val="it-IT"/>
        </w:rPr>
        <w:t>Official</w:t>
      </w:r>
      <w:r>
        <w:rPr>
          <w:rStyle w:val="None"/>
          <w:caps w:val="0"/>
          <w:smallCaps w:val="0"/>
          <w:strike w:val="0"/>
          <w:dstrike w:val="0"/>
          <w:outline w:val="0"/>
          <w:color w:val="000000"/>
          <w:sz w:val="16"/>
          <w:szCs w:val="16"/>
          <w:u w:val="none" w:color="000000"/>
          <w:shd w:val="nil" w:color="auto" w:fill="auto"/>
          <w:vertAlign w:val="baseline"/>
          <w:rtl w:val="0"/>
          <w:lang w:val="nl-NL"/>
          <w14:textFill>
            <w14:solidFill>
              <w14:srgbClr w14:val="000000"/>
            </w14:solidFill>
          </w14:textFill>
        </w:rPr>
        <w:t xml:space="preserve"> Significance In Aruba And Curacao,</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2010, https://stars.library.ucf.edu/etd/4410/.</w:t>
      </w:r>
    </w:p>
  </w:footnote>
  <w:footnote w:id="22">
    <w:p>
      <w:pPr>
        <w:pStyle w:val="Body"/>
      </w:pPr>
      <w:r>
        <w:rPr>
          <w:rStyle w:val="None"/>
          <w:rFonts w:ascii="Times New Roman" w:cs="Times New Roman" w:hAnsi="Times New Roman" w:eastAsia="Times New Roman"/>
          <w:vertAlign w:val="superscript"/>
        </w:rPr>
        <w:footnoteRef/>
      </w:r>
      <w:r>
        <w:rPr>
          <w:rStyle w:val="None"/>
          <w:sz w:val="16"/>
          <w:szCs w:val="16"/>
          <w:rtl w:val="0"/>
          <w:lang w:val="nl-NL"/>
        </w:rPr>
        <w:t xml:space="preserve"> A. Broek, </w:t>
      </w:r>
      <w:r>
        <w:rPr>
          <w:rStyle w:val="None"/>
          <w:i w:val="1"/>
          <w:iCs w:val="1"/>
          <w:sz w:val="16"/>
          <w:szCs w:val="16"/>
          <w:rtl w:val="0"/>
          <w:lang w:val="it-IT"/>
        </w:rPr>
        <w:t>Pa Saka Kara, Part 1: Historia Di Literatura Papiamentu</w:t>
      </w:r>
      <w:r>
        <w:rPr>
          <w:rStyle w:val="None"/>
          <w:sz w:val="16"/>
          <w:szCs w:val="16"/>
          <w:rtl w:val="0"/>
        </w:rPr>
        <w:t>, trans. L. Berry-Haseth et al., n.d., 21.</w:t>
      </w:r>
    </w:p>
  </w:footnote>
  <w:footnote w:id="23">
    <w:p>
      <w:pPr>
        <w:pStyle w:val="Body"/>
      </w:pPr>
      <w:r>
        <w:rPr>
          <w:rStyle w:val="None"/>
          <w:rFonts w:ascii="Times New Roman" w:cs="Times New Roman" w:hAnsi="Times New Roman" w:eastAsia="Times New Roman"/>
          <w:vertAlign w:val="superscript"/>
        </w:rPr>
        <w:footnoteRef/>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R.M. Allen and F. Guadeloupe, </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w:t>
      </w:r>
      <w:r>
        <w:rPr>
          <w:rStyle w:val="None"/>
          <w:caps w:val="0"/>
          <w:smallCaps w:val="0"/>
          <w:strike w:val="0"/>
          <w:dstrike w:val="0"/>
          <w:outline w:val="0"/>
          <w:color w:val="000000"/>
          <w:sz w:val="16"/>
          <w:szCs w:val="16"/>
          <w:u w:val="none" w:color="000000"/>
          <w:shd w:val="nil" w:color="auto" w:fill="auto"/>
          <w:vertAlign w:val="baseline"/>
          <w:rtl w:val="0"/>
          <w:lang w:val="it-IT"/>
          <w14:textFill>
            <w14:solidFill>
              <w14:srgbClr w14:val="000000"/>
            </w14:solidFill>
          </w14:textFill>
        </w:rPr>
        <w:t>Yu Di K</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ò</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rsou, A Matter of Negotiation: An Anthropological Exploration of the Identity Work of Afro-Cura</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ç</w:t>
      </w:r>
      <w:r>
        <w:rPr>
          <w:rStyle w:val="None"/>
          <w:caps w:val="0"/>
          <w:smallCaps w:val="0"/>
          <w:strike w:val="0"/>
          <w:dstrike w:val="0"/>
          <w:outline w:val="0"/>
          <w:color w:val="000000"/>
          <w:sz w:val="16"/>
          <w:szCs w:val="16"/>
          <w:u w:val="none" w:color="000000"/>
          <w:shd w:val="nil" w:color="auto" w:fill="auto"/>
          <w:vertAlign w:val="baseline"/>
          <w:rtl w:val="0"/>
          <w:lang w:val="fr-FR"/>
          <w14:textFill>
            <w14:solidFill>
              <w14:srgbClr w14:val="000000"/>
            </w14:solidFill>
          </w14:textFill>
        </w:rPr>
        <w:t>aons,</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w:t>
      </w:r>
      <w:r>
        <w:rPr>
          <w:rStyle w:val="None"/>
          <w:caps w:val="0"/>
          <w:smallCaps w:val="0"/>
          <w:strike w:val="0"/>
          <w:dstrike w:val="0"/>
          <w:outline w:val="0"/>
          <w:color w:val="000000"/>
          <w:sz w:val="16"/>
          <w:szCs w:val="16"/>
          <w:u w:val="none" w:color="000000"/>
          <w:shd w:val="nil" w:color="auto" w:fill="auto"/>
          <w:vertAlign w:val="baseline"/>
          <w:rtl w:val="0"/>
          <w14:textFill>
            <w14:solidFill>
              <w14:srgbClr w14:val="000000"/>
            </w14:solidFill>
          </w14:textFill>
        </w:rPr>
        <w:t xml:space="preserve">in </w:t>
      </w:r>
      <w:r>
        <w:rPr>
          <w:rStyle w:val="None"/>
          <w:i w:val="1"/>
          <w:iCs w:val="1"/>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The Culturalization of Citizenship</w:t>
      </w:r>
      <w:r>
        <w:rPr>
          <w:rStyle w:val="None"/>
          <w:caps w:val="0"/>
          <w:smallCaps w:val="0"/>
          <w:strike w:val="0"/>
          <w:dstrike w:val="0"/>
          <w:outline w:val="0"/>
          <w:color w:val="000000"/>
          <w:sz w:val="16"/>
          <w:szCs w:val="16"/>
          <w:u w:val="none" w:color="000000"/>
          <w:shd w:val="nil" w:color="auto" w:fill="auto"/>
          <w:vertAlign w:val="baseline"/>
          <w:rtl w:val="0"/>
          <w:lang w:val="de-DE"/>
          <w14:textFill>
            <w14:solidFill>
              <w14:srgbClr w14:val="000000"/>
            </w14:solidFill>
          </w14:textFill>
        </w:rPr>
        <w:t>, ed. J.W. Duyvendak, P. Geschiere, and E. Tonkens (London: Palgrave Macmillan UK, 2016).</w:t>
      </w:r>
    </w:p>
  </w:footnote>
  <w:footnote w:id="24">
    <w:p>
      <w:pPr>
        <w:pStyle w:val="Body"/>
      </w:pPr>
      <w:r>
        <w:rPr>
          <w:rStyle w:val="None"/>
          <w:rFonts w:ascii="Times New Roman" w:cs="Times New Roman" w:hAnsi="Times New Roman" w:eastAsia="Times New Roman"/>
          <w:vertAlign w:val="superscript"/>
        </w:rPr>
        <w:footnoteRef/>
      </w:r>
      <w:r>
        <w:rPr>
          <w:rStyle w:val="None"/>
          <w:caps w:val="0"/>
          <w:smallCaps w:val="0"/>
          <w:strike w:val="0"/>
          <w:dstrike w:val="0"/>
          <w:outline w:val="0"/>
          <w:color w:val="00000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16"/>
          <w:szCs w:val="16"/>
          <w:u w:val="none" w:color="000000"/>
          <w:shd w:val="nil" w:color="auto" w:fill="auto"/>
          <w:vertAlign w:val="baseline"/>
          <w:rtl w:val="0"/>
          <w:lang w:val="de-DE"/>
          <w14:textFill>
            <w14:solidFill>
              <w14:srgbClr w14:val="000000"/>
            </w14:solidFill>
          </w14:textFill>
        </w:rPr>
        <w:t xml:space="preserve">Link: </w:t>
      </w:r>
      <w:r>
        <w:rPr>
          <w:rStyle w:val="Hyperlink.2"/>
        </w:rPr>
        <w:fldChar w:fldCharType="begin" w:fldLock="0"/>
      </w:r>
      <w:r>
        <w:rPr>
          <w:rStyle w:val="Hyperlink.2"/>
        </w:rPr>
        <w:instrText xml:space="preserve"> HYPERLINK "https://english.rijksdienstcn.com/latest/news/2024/july/4/papiamentu-in-the-netherlands-recognised-under-charter"</w:instrText>
      </w:r>
      <w:r>
        <w:rPr>
          <w:rStyle w:val="Hyperlink.2"/>
        </w:rPr>
        <w:fldChar w:fldCharType="separate" w:fldLock="0"/>
      </w:r>
      <w:r>
        <w:rPr>
          <w:rStyle w:val="Hyperlink.2"/>
          <w:rtl w:val="0"/>
          <w:lang w:val="nl-NL"/>
        </w:rPr>
        <w:t>https://english.rijksdienstcn.com/latest/news/2024/july/4/papiamentu-in-the-netherlands-recognised-under-charter</w:t>
      </w:r>
      <w:r>
        <w:rPr/>
        <w:fldChar w:fldCharType="end" w:fldLock="0"/>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last visited September 10</w:t>
      </w:r>
      <w:r>
        <w:rPr>
          <w:rStyle w:val="None"/>
          <w:caps w:val="0"/>
          <w:smallCaps w:val="0"/>
          <w:strike w:val="0"/>
          <w:dstrike w:val="0"/>
          <w:outline w:val="0"/>
          <w:color w:val="000000"/>
          <w:sz w:val="16"/>
          <w:szCs w:val="16"/>
          <w:u w:val="none" w:color="000000"/>
          <w:shd w:val="nil" w:color="auto" w:fill="auto"/>
          <w:vertAlign w:val="superscript"/>
          <w:rtl w:val="0"/>
          <w:lang w:val="en-US"/>
          <w14:textFill>
            <w14:solidFill>
              <w14:srgbClr w14:val="000000"/>
            </w14:solidFill>
          </w14:textFill>
        </w:rPr>
        <w:t>th</w:t>
      </w:r>
      <w:r>
        <w:rPr>
          <w:rStyle w:val="None"/>
          <w:caps w:val="0"/>
          <w:smallCaps w:val="0"/>
          <w:strike w:val="0"/>
          <w:dstrike w:val="0"/>
          <w:outline w:val="0"/>
          <w:color w:val="000000"/>
          <w:sz w:val="16"/>
          <w:szCs w:val="16"/>
          <w:u w:val="none" w:color="000000"/>
          <w:shd w:val="nil" w:color="auto" w:fill="auto"/>
          <w:vertAlign w:val="baseline"/>
          <w:rtl w:val="0"/>
          <w:lang w:val="en-US"/>
          <w14:textFill>
            <w14:solidFill>
              <w14:srgbClr w14:val="000000"/>
            </w14:solidFill>
          </w14:textFill>
        </w:rPr>
        <w:t xml:space="preserve"> 2024</w:t>
      </w:r>
    </w:p>
  </w:footnote>
  <w:footnote w:id="25">
    <w:p>
      <w:pPr>
        <w:pStyle w:val="Body"/>
      </w:pPr>
      <w:r>
        <w:rPr>
          <w:rStyle w:val="None"/>
          <w:rFonts w:ascii="Times New Roman" w:cs="Times New Roman" w:hAnsi="Times New Roman" w:eastAsia="Times New Roman"/>
          <w:vertAlign w:val="superscript"/>
        </w:rPr>
        <w:footnoteRef/>
      </w:r>
      <w:r>
        <w:rPr>
          <w:rStyle w:val="None"/>
          <w:rtl w:val="0"/>
        </w:rPr>
        <w:t xml:space="preserve"> </w:t>
      </w:r>
      <w:r>
        <w:rPr>
          <w:rStyle w:val="None"/>
          <w:sz w:val="16"/>
          <w:szCs w:val="16"/>
          <w:rtl w:val="0"/>
          <w:lang w:val="en-US"/>
        </w:rPr>
        <w:t>Nict</w:t>
      </w:r>
      <w:r>
        <w:rPr>
          <w:rStyle w:val="None"/>
          <w:sz w:val="16"/>
          <w:szCs w:val="16"/>
          <w:rtl w:val="0"/>
          <w:lang w:val="fr-FR"/>
        </w:rPr>
        <w:t xml:space="preserve">é </w:t>
      </w:r>
      <w:r>
        <w:rPr>
          <w:rStyle w:val="None"/>
          <w:sz w:val="16"/>
          <w:szCs w:val="16"/>
          <w:rtl w:val="0"/>
          <w:lang w:val="da-DK"/>
        </w:rPr>
        <w:t xml:space="preserve">Fuller Medina, </w:t>
      </w:r>
      <w:r>
        <w:rPr>
          <w:rStyle w:val="None"/>
          <w:sz w:val="16"/>
          <w:szCs w:val="16"/>
          <w:rtl w:val="1"/>
          <w:lang w:val="ar-SA" w:bidi="ar-SA"/>
        </w:rPr>
        <w:t>“</w:t>
      </w:r>
      <w:r>
        <w:rPr>
          <w:rStyle w:val="None"/>
          <w:sz w:val="16"/>
          <w:szCs w:val="16"/>
          <w:rtl w:val="0"/>
          <w:lang w:val="en-US"/>
        </w:rPr>
        <w:t>Data Is Patrimony: On Developing a Decolonial Model for Access and Repatriation of Sociolinguistic Data,</w:t>
      </w:r>
      <w:r>
        <w:rPr>
          <w:rStyle w:val="None"/>
          <w:sz w:val="16"/>
          <w:szCs w:val="16"/>
          <w:rtl w:val="0"/>
        </w:rPr>
        <w:t xml:space="preserve">” </w:t>
      </w:r>
      <w:r>
        <w:rPr>
          <w:rStyle w:val="None"/>
          <w:i w:val="1"/>
          <w:iCs w:val="1"/>
          <w:sz w:val="16"/>
          <w:szCs w:val="16"/>
          <w:rtl w:val="0"/>
        </w:rPr>
        <w:t>Archipelagos</w:t>
      </w:r>
      <w:r>
        <w:rPr>
          <w:rStyle w:val="None"/>
          <w:sz w:val="16"/>
          <w:szCs w:val="16"/>
          <w:rtl w:val="0"/>
        </w:rPr>
        <w:t xml:space="preserve">, no. 6 (2022), </w:t>
      </w:r>
      <w:del w:id="424" w:date="2026-05-30T22:27:07Z" w:author="Editor">
        <w:r>
          <w:rPr>
            <w:rStyle w:val="None"/>
            <w:sz w:val="16"/>
            <w:szCs w:val="16"/>
            <w:rtl w:val="0"/>
            <w:lang w:val="en-US"/>
          </w:rPr>
          <w:delText>https://archipelagosjournal.org/es/issue06/fuller-data.html.</w:delText>
        </w:r>
      </w:del>
      <w:ins w:id="425" w:date="2026-05-30T22:27:07Z" w:author="Editor">
        <w:r>
          <w:rPr>
            <w:rStyle w:val="None"/>
            <w:sz w:val="16"/>
            <w:szCs w:val="16"/>
            <w:rtl w:val="0"/>
            <w:lang w:val="pt-PT"/>
          </w:rPr>
          <w:t>https://doi.org/10.7916/archipelagos-n3pb-rx95</w:t>
        </w:r>
      </w:ins>
    </w:p>
  </w:footnote>
  <w:footnote w:id="26">
    <w:p>
      <w:pPr>
        <w:pStyle w:val="Body"/>
      </w:pPr>
      <w:r>
        <w:rPr>
          <w:rStyle w:val="None"/>
          <w:rFonts w:ascii="Times New Roman" w:cs="Times New Roman" w:hAnsi="Times New Roman" w:eastAsia="Times New Roman"/>
          <w:vertAlign w:val="superscript"/>
        </w:rPr>
        <w:footnoteRef/>
      </w:r>
      <w:r>
        <w:rPr>
          <w:rStyle w:val="None"/>
          <w:sz w:val="20"/>
          <w:szCs w:val="20"/>
          <w:rtl w:val="0"/>
        </w:rPr>
        <w:t xml:space="preserve"> </w:t>
      </w:r>
      <w:r>
        <w:rPr>
          <w:rStyle w:val="None"/>
          <w:sz w:val="16"/>
          <w:szCs w:val="16"/>
          <w:rtl w:val="0"/>
          <w:lang w:val="nl-NL"/>
        </w:rPr>
        <w:t xml:space="preserve"> T. Poell, D. Nieborg, and J. Van Dijck, </w:t>
      </w:r>
      <w:r>
        <w:rPr>
          <w:rStyle w:val="None"/>
          <w:sz w:val="16"/>
          <w:szCs w:val="16"/>
          <w:rtl w:val="1"/>
          <w:lang w:val="ar-SA" w:bidi="ar-SA"/>
        </w:rPr>
        <w:t>“</w:t>
      </w:r>
      <w:r>
        <w:rPr>
          <w:rStyle w:val="None"/>
          <w:sz w:val="16"/>
          <w:szCs w:val="16"/>
          <w:rtl w:val="0"/>
          <w:lang w:val="en-US"/>
        </w:rPr>
        <w:t>Platformisation,</w:t>
      </w:r>
      <w:r>
        <w:rPr>
          <w:rStyle w:val="None"/>
          <w:sz w:val="16"/>
          <w:szCs w:val="16"/>
          <w:rtl w:val="0"/>
        </w:rPr>
        <w:t xml:space="preserve">” </w:t>
      </w:r>
      <w:r>
        <w:rPr>
          <w:rStyle w:val="None"/>
          <w:i w:val="1"/>
          <w:iCs w:val="1"/>
          <w:sz w:val="16"/>
          <w:szCs w:val="16"/>
          <w:rtl w:val="0"/>
          <w:lang w:val="en-US"/>
        </w:rPr>
        <w:t>Journal of Internet Regulation</w:t>
      </w:r>
      <w:r>
        <w:rPr>
          <w:rStyle w:val="None"/>
          <w:sz w:val="16"/>
          <w:szCs w:val="16"/>
          <w:rtl w:val="0"/>
          <w:lang w:val="en-US"/>
        </w:rPr>
        <w:t>, Internet Policy Review, 8, no. 4 (2019): 1</w:t>
      </w:r>
      <w:r>
        <w:rPr>
          <w:rStyle w:val="None"/>
          <w:sz w:val="16"/>
          <w:szCs w:val="16"/>
          <w:rtl w:val="0"/>
        </w:rPr>
        <w:t>–</w:t>
      </w:r>
      <w:r>
        <w:rPr>
          <w:rStyle w:val="None"/>
          <w:sz w:val="16"/>
          <w:szCs w:val="16"/>
          <w:rtl w:val="0"/>
        </w:rPr>
        <w:t xml:space="preserve">19. </w:t>
      </w:r>
    </w:p>
  </w:footnote>
  <w:footnote w:id="27">
    <w:p>
      <w:pPr>
        <w:pStyle w:val="Body"/>
      </w:pPr>
      <w:r>
        <w:rPr>
          <w:rStyle w:val="None"/>
          <w:rFonts w:ascii="Times New Roman" w:cs="Times New Roman" w:hAnsi="Times New Roman" w:eastAsia="Times New Roman"/>
          <w:shd w:val="clear" w:color="auto" w:fill="ffffff"/>
          <w:vertAlign w:val="superscript"/>
        </w:rPr>
        <w:footnoteRef/>
      </w:r>
      <w:r>
        <w:rPr>
          <w:rStyle w:val="None"/>
          <w:rtl w:val="0"/>
        </w:rPr>
        <w:t xml:space="preserve"> </w:t>
      </w:r>
      <w:r>
        <w:rPr>
          <w:rStyle w:val="None"/>
          <w:sz w:val="16"/>
          <w:szCs w:val="16"/>
          <w:rtl w:val="0"/>
          <w:lang w:val="it-IT"/>
        </w:rPr>
        <w:t xml:space="preserve">B. Bratton, </w:t>
      </w:r>
      <w:r>
        <w:rPr>
          <w:rStyle w:val="None"/>
          <w:i w:val="1"/>
          <w:iCs w:val="1"/>
          <w:sz w:val="16"/>
          <w:szCs w:val="16"/>
          <w:rtl w:val="0"/>
          <w:lang w:val="en-US"/>
        </w:rPr>
        <w:t>The Stack</w:t>
      </w:r>
      <w:r>
        <w:rPr>
          <w:rStyle w:val="None"/>
          <w:sz w:val="16"/>
          <w:szCs w:val="16"/>
          <w:rtl w:val="0"/>
          <w:lang w:val="nl-NL"/>
        </w:rPr>
        <w:t xml:space="preserve"> (MIT Press, 2016); T. Poell, D. Nieborg, and J. Van Dijck, </w:t>
      </w:r>
      <w:r>
        <w:rPr>
          <w:rStyle w:val="None"/>
          <w:sz w:val="16"/>
          <w:szCs w:val="16"/>
          <w:rtl w:val="1"/>
          <w:lang w:val="ar-SA" w:bidi="ar-SA"/>
        </w:rPr>
        <w:t>“</w:t>
      </w:r>
      <w:r>
        <w:rPr>
          <w:rStyle w:val="None"/>
          <w:sz w:val="16"/>
          <w:szCs w:val="16"/>
          <w:rtl w:val="0"/>
          <w:lang w:val="en-US"/>
        </w:rPr>
        <w:t>Platformisation,</w:t>
      </w:r>
      <w:r>
        <w:rPr>
          <w:rStyle w:val="None"/>
          <w:sz w:val="16"/>
          <w:szCs w:val="16"/>
          <w:rtl w:val="0"/>
        </w:rPr>
        <w:t xml:space="preserve">” </w:t>
      </w:r>
      <w:r>
        <w:rPr>
          <w:rStyle w:val="None"/>
          <w:i w:val="1"/>
          <w:iCs w:val="1"/>
          <w:sz w:val="16"/>
          <w:szCs w:val="16"/>
          <w:rtl w:val="0"/>
          <w:lang w:val="en-US"/>
        </w:rPr>
        <w:t>Journal of Internet Regulation</w:t>
      </w:r>
      <w:r>
        <w:rPr>
          <w:rStyle w:val="None"/>
          <w:sz w:val="16"/>
          <w:szCs w:val="16"/>
          <w:rtl w:val="0"/>
          <w:lang w:val="en-US"/>
        </w:rPr>
        <w:t>, Internet Policy Review, 8, no. 4 (2019): 1</w:t>
      </w:r>
      <w:r>
        <w:rPr>
          <w:rStyle w:val="None"/>
          <w:sz w:val="16"/>
          <w:szCs w:val="16"/>
          <w:rtl w:val="0"/>
        </w:rPr>
        <w:t>–</w:t>
      </w:r>
      <w:r>
        <w:rPr>
          <w:rStyle w:val="None"/>
          <w:sz w:val="16"/>
          <w:szCs w:val="16"/>
          <w:rtl w:val="0"/>
          <w:lang w:val="en-US"/>
        </w:rPr>
        <w:t>19.  Poell et al also speak of the concept of platformization. Platformization refers to the process by which digital platforms penetrate various infrastructures, economic processes, and governmental frameworks, leading to significant reorganization of cultural practices and activities around these platforms. It involves the transformation of interactions and economic relations in diverse sectors through centralized, proprietary systems that shape user engagement and content production.</w:t>
      </w:r>
    </w:p>
  </w:footnote>
  <w:footnote w:id="28">
    <w:p>
      <w:pPr>
        <w:pStyle w:val="Body"/>
      </w:pPr>
      <w:r>
        <w:rPr>
          <w:rStyle w:val="None"/>
          <w:rFonts w:ascii="Times New Roman" w:cs="Times New Roman" w:hAnsi="Times New Roman" w:eastAsia="Times New Roman"/>
          <w:shd w:val="clear" w:color="auto" w:fill="ffffff"/>
          <w:vertAlign w:val="superscript"/>
        </w:rPr>
        <w:footnoteRef/>
      </w:r>
      <w:r>
        <w:rPr>
          <w:rStyle w:val="None"/>
          <w:rtl w:val="0"/>
        </w:rPr>
        <w:t xml:space="preserve"> </w:t>
      </w:r>
      <w:r>
        <w:rPr>
          <w:rStyle w:val="None"/>
          <w:sz w:val="16"/>
          <w:szCs w:val="16"/>
          <w:rtl w:val="0"/>
          <w:lang w:val="fr-FR"/>
        </w:rPr>
        <w:t>É</w:t>
      </w:r>
      <w:r>
        <w:rPr>
          <w:rStyle w:val="None"/>
          <w:sz w:val="16"/>
          <w:szCs w:val="16"/>
          <w:rtl w:val="0"/>
          <w:lang w:val="es-ES_tradnl"/>
        </w:rPr>
        <w:t xml:space="preserve">. Ortega, </w:t>
      </w:r>
      <w:r>
        <w:rPr>
          <w:rStyle w:val="None"/>
          <w:sz w:val="16"/>
          <w:szCs w:val="16"/>
          <w:rtl w:val="1"/>
          <w:lang w:val="ar-SA" w:bidi="ar-SA"/>
        </w:rPr>
        <w:t>“</w:t>
      </w:r>
      <w:r>
        <w:rPr>
          <w:rStyle w:val="None"/>
          <w:sz w:val="16"/>
          <w:szCs w:val="16"/>
          <w:rtl w:val="0"/>
          <w:lang w:val="en-US"/>
        </w:rPr>
        <w:t>From Street Protest to Twitter Protest: A Review of Leonardo Flores</w:t>
      </w:r>
      <w:r>
        <w:rPr>
          <w:rStyle w:val="None"/>
          <w:sz w:val="16"/>
          <w:szCs w:val="16"/>
          <w:rtl w:val="1"/>
        </w:rPr>
        <w:t>’</w:t>
      </w:r>
      <w:r>
        <w:rPr>
          <w:rStyle w:val="None"/>
          <w:sz w:val="16"/>
          <w:szCs w:val="16"/>
          <w:rtl w:val="0"/>
          <w:lang w:val="de-DE"/>
        </w:rPr>
        <w:t>s Twitter Bots,</w:t>
      </w:r>
      <w:r>
        <w:rPr>
          <w:rStyle w:val="None"/>
          <w:sz w:val="16"/>
          <w:szCs w:val="16"/>
          <w:rtl w:val="0"/>
        </w:rPr>
        <w:t xml:space="preserve">” </w:t>
      </w:r>
      <w:r>
        <w:rPr>
          <w:rStyle w:val="None"/>
          <w:sz w:val="16"/>
          <w:szCs w:val="16"/>
          <w:rtl w:val="0"/>
        </w:rPr>
        <w:t xml:space="preserve">2020, </w:t>
      </w:r>
      <w:del w:id="426" w:date="2026-05-30T22:27:52Z" w:author="Editor">
        <w:r>
          <w:rPr>
            <w:rStyle w:val="None"/>
            <w:sz w:val="16"/>
            <w:szCs w:val="16"/>
            <w:rtl w:val="0"/>
            <w:lang w:val="en-US"/>
          </w:rPr>
          <w:delText>http://archipelagosjournal.org/issue04/ortega-review.html.</w:delText>
        </w:r>
      </w:del>
      <w:ins w:id="427" w:date="2026-05-30T22:27:52Z" w:author="Editor">
        <w:r>
          <w:rPr>
            <w:rStyle w:val="None"/>
            <w:sz w:val="16"/>
            <w:szCs w:val="16"/>
            <w:rtl w:val="0"/>
            <w:lang w:val="en-US"/>
          </w:rPr>
          <w:t>https://doi.org/10.7916/archipelagos-fvgc-xs31</w:t>
        </w:r>
      </w:ins>
    </w:p>
  </w:footnote>
  <w:footnote w:id="29">
    <w:p>
      <w:pPr>
        <w:pStyle w:val="Body"/>
      </w:pPr>
      <w:r>
        <w:rPr>
          <w:rStyle w:val="None"/>
          <w:rFonts w:ascii="Times New Roman" w:cs="Times New Roman" w:hAnsi="Times New Roman" w:eastAsia="Times New Roman"/>
          <w:vertAlign w:val="superscript"/>
        </w:rPr>
        <w:footnoteRef/>
      </w:r>
      <w:r>
        <w:rPr>
          <w:rStyle w:val="None"/>
          <w:rtl w:val="0"/>
        </w:rPr>
        <w:t xml:space="preserve"> </w:t>
      </w:r>
      <w:r>
        <w:rPr>
          <w:rStyle w:val="None"/>
          <w:sz w:val="16"/>
          <w:szCs w:val="16"/>
          <w:rtl w:val="0"/>
          <w:lang w:val="en-US"/>
        </w:rPr>
        <w:t xml:space="preserve">B. Bowling, </w:t>
      </w:r>
      <w:r>
        <w:rPr>
          <w:rStyle w:val="None"/>
          <w:i w:val="1"/>
          <w:iCs w:val="1"/>
          <w:sz w:val="16"/>
          <w:szCs w:val="16"/>
          <w:rtl w:val="0"/>
          <w:lang w:val="en-US"/>
        </w:rPr>
        <w:t>Policing the Caribbean: Transnational Security Cooperation in Practice</w:t>
      </w:r>
      <w:r>
        <w:rPr>
          <w:rStyle w:val="None"/>
          <w:sz w:val="16"/>
          <w:szCs w:val="16"/>
          <w:rtl w:val="0"/>
          <w:lang w:val="en-US"/>
        </w:rPr>
        <w:t xml:space="preserve"> (Oxford University Press, 2010), 69</w:t>
      </w:r>
      <w:r>
        <w:rPr>
          <w:rStyle w:val="None"/>
          <w:sz w:val="16"/>
          <w:szCs w:val="16"/>
          <w:rtl w:val="0"/>
        </w:rPr>
        <w:t>–</w:t>
      </w:r>
      <w:r>
        <w:rPr>
          <w:rStyle w:val="None"/>
          <w:sz w:val="16"/>
          <w:szCs w:val="16"/>
          <w:rtl w:val="0"/>
        </w:rPr>
        <w:t>102, 213</w:t>
      </w:r>
      <w:r>
        <w:rPr>
          <w:rStyle w:val="None"/>
          <w:sz w:val="16"/>
          <w:szCs w:val="16"/>
          <w:rtl w:val="0"/>
        </w:rPr>
        <w:t>–</w:t>
      </w:r>
      <w:r>
        <w:rPr>
          <w:rStyle w:val="None"/>
          <w:sz w:val="16"/>
          <w:szCs w:val="16"/>
          <w:rtl w:val="0"/>
          <w:lang w:val="en-US"/>
        </w:rPr>
        <w:t>45. Drug-trafficking via Cura</w:t>
      </w:r>
      <w:r>
        <w:rPr>
          <w:rStyle w:val="None"/>
          <w:sz w:val="16"/>
          <w:szCs w:val="16"/>
          <w:rtl w:val="0"/>
        </w:rPr>
        <w:t>ç</w:t>
      </w:r>
      <w:r>
        <w:rPr>
          <w:rStyle w:val="None"/>
          <w:sz w:val="16"/>
          <w:szCs w:val="16"/>
          <w:rtl w:val="0"/>
          <w:lang w:val="en-US"/>
        </w:rPr>
        <w:t xml:space="preserve">ao was a major concern during the turn of the millennium, which led to the stigmatization of Dutch Caribbean youth in the Netherlands. The Dutch State Council, </w:t>
      </w:r>
      <w:r>
        <w:rPr>
          <w:rStyle w:val="None"/>
          <w:i w:val="1"/>
          <w:iCs w:val="1"/>
          <w:sz w:val="16"/>
          <w:szCs w:val="16"/>
          <w:rtl w:val="0"/>
          <w:lang w:val="nl-NL"/>
        </w:rPr>
        <w:t>Judgment of 3 September 2008 (Verwijsindex Antillianen</w:t>
      </w:r>
      <w:r>
        <w:rPr>
          <w:rStyle w:val="None"/>
          <w:sz w:val="16"/>
          <w:szCs w:val="16"/>
          <w:rtl w:val="0"/>
          <w:lang w:val="en-US"/>
        </w:rPr>
        <w:t xml:space="preserve">), upheld the legality of the VIA, a database targeting Antillean and Aruban youth in the Netherlands who met specific "risk criteria." The Council ruled that the measure, while involving ethnic differentiation, was necessary and proportionate to address significant public concerns, such as crime and social disadvantage, and did not violate anti-discrimination laws. The foundation representing Dutch Caribbean Migrants </w:t>
      </w:r>
      <w:r>
        <w:rPr>
          <w:rStyle w:val="None"/>
          <w:i w:val="1"/>
          <w:iCs w:val="1"/>
          <w:sz w:val="16"/>
          <w:szCs w:val="16"/>
          <w:rtl w:val="0"/>
          <w:lang w:val="nl-NL"/>
        </w:rPr>
        <w:t>Overlegorgaan Caribische Nederlanders</w:t>
      </w:r>
      <w:r>
        <w:rPr>
          <w:rStyle w:val="None"/>
          <w:sz w:val="16"/>
          <w:szCs w:val="16"/>
          <w:rtl w:val="0"/>
          <w:lang w:val="en-US"/>
        </w:rPr>
        <w:t xml:space="preserve"> (OCaN) opposed the decision, citing risks to privacy and equality, and considered enables him to navigate and negotiate various aspects of his identity both escalating the case to the European Court of Human Rights. More information on the verdict can be found here: </w:t>
      </w:r>
      <w:r>
        <w:rPr>
          <w:rStyle w:val="Hyperlink.5"/>
        </w:rPr>
        <w:fldChar w:fldCharType="begin" w:fldLock="0"/>
      </w:r>
      <w:r>
        <w:rPr>
          <w:rStyle w:val="Hyperlink.5"/>
        </w:rPr>
        <w:instrText xml:space="preserve"> HYPERLINK "https://njcm.nl/actueel/raad-van-state-3-september-2008-verwijsindex-antillianen/"</w:instrText>
      </w:r>
      <w:r>
        <w:rPr>
          <w:rStyle w:val="Hyperlink.5"/>
        </w:rPr>
        <w:fldChar w:fldCharType="separate" w:fldLock="0"/>
      </w:r>
      <w:r>
        <w:rPr>
          <w:rStyle w:val="Hyperlink.5"/>
          <w:rtl w:val="0"/>
          <w:lang w:val="nl-NL"/>
        </w:rPr>
        <w:t>https://njcm.nl/actueel/raad-van-state-3-september-2008-verwijsindex-antillianen/</w:t>
      </w:r>
      <w:r>
        <w:rPr/>
        <w:fldChar w:fldCharType="end" w:fldLock="0"/>
      </w:r>
      <w:r>
        <w:rPr>
          <w:rStyle w:val="None"/>
          <w:sz w:val="16"/>
          <w:szCs w:val="16"/>
          <w:rtl w:val="0"/>
          <w:lang w:val="en-US"/>
        </w:rPr>
        <w:t xml:space="preserve"> , last visited on the 26</w:t>
      </w:r>
      <w:r>
        <w:rPr>
          <w:rStyle w:val="None"/>
          <w:sz w:val="16"/>
          <w:szCs w:val="16"/>
          <w:vertAlign w:val="superscript"/>
          <w:rtl w:val="0"/>
          <w:lang w:val="en-US"/>
        </w:rPr>
        <w:t>th</w:t>
      </w:r>
      <w:r>
        <w:rPr>
          <w:rStyle w:val="None"/>
          <w:sz w:val="16"/>
          <w:szCs w:val="16"/>
          <w:rtl w:val="0"/>
          <w:lang w:val="en-US"/>
        </w:rPr>
        <w:t xml:space="preserve"> of January 2025</w:t>
      </w:r>
    </w:p>
  </w:footnote>
  <w:footnote w:id="30">
    <w:p>
      <w:pPr>
        <w:pStyle w:val="Body"/>
      </w:pPr>
      <w:r>
        <w:rPr>
          <w:rStyle w:val="None"/>
          <w:rFonts w:ascii="Times New Roman" w:cs="Times New Roman" w:hAnsi="Times New Roman" w:eastAsia="Times New Roman"/>
          <w:vertAlign w:val="superscript"/>
        </w:rPr>
        <w:footnoteRef/>
      </w:r>
      <w:r>
        <w:rPr>
          <w:rStyle w:val="None"/>
          <w:rtl w:val="0"/>
        </w:rPr>
        <w:t xml:space="preserve"> </w:t>
      </w:r>
      <w:r>
        <w:rPr>
          <w:rStyle w:val="None"/>
          <w:sz w:val="16"/>
          <w:szCs w:val="16"/>
          <w:rtl w:val="0"/>
          <w:lang w:val="en-US"/>
        </w:rPr>
        <w:t>The documentary directed by Wensly Francisco "</w:t>
      </w:r>
      <w:r>
        <w:rPr>
          <w:rStyle w:val="None"/>
          <w:i w:val="1"/>
          <w:iCs w:val="1"/>
          <w:sz w:val="16"/>
          <w:szCs w:val="16"/>
          <w:rtl w:val="0"/>
        </w:rPr>
        <w:t>Bandje 64</w:t>
      </w:r>
      <w:r>
        <w:rPr>
          <w:rStyle w:val="None"/>
          <w:sz w:val="16"/>
          <w:szCs w:val="16"/>
          <w:rtl w:val="0"/>
          <w:lang w:val="en-US"/>
        </w:rPr>
        <w:t xml:space="preserve">" delves into the cultural, social, and historical significance of the </w:t>
      </w:r>
      <w:r>
        <w:rPr>
          <w:rStyle w:val="None"/>
          <w:sz w:val="16"/>
          <w:szCs w:val="16"/>
          <w:rtl w:val="1"/>
          <w:lang w:val="ar-SA" w:bidi="ar-SA"/>
        </w:rPr>
        <w:t>“</w:t>
      </w:r>
      <w:r>
        <w:rPr>
          <w:rStyle w:val="None"/>
          <w:sz w:val="16"/>
          <w:szCs w:val="16"/>
          <w:rtl w:val="0"/>
          <w:lang w:val="it-IT"/>
        </w:rPr>
        <w:t>cassette 64</w:t>
      </w:r>
      <w:r>
        <w:rPr>
          <w:rStyle w:val="None"/>
          <w:sz w:val="16"/>
          <w:szCs w:val="16"/>
          <w:rtl w:val="0"/>
        </w:rPr>
        <w:t xml:space="preserve">” </w:t>
      </w:r>
      <w:r>
        <w:rPr>
          <w:rStyle w:val="None"/>
          <w:sz w:val="16"/>
          <w:szCs w:val="16"/>
          <w:rtl w:val="0"/>
          <w:lang w:val="en-US"/>
        </w:rPr>
        <w:t>that captured Papiamentu music and oral storytelling in the 1990</w:t>
      </w:r>
      <w:r>
        <w:rPr>
          <w:rStyle w:val="None"/>
          <w:sz w:val="16"/>
          <w:szCs w:val="16"/>
          <w:rtl w:val="1"/>
        </w:rPr>
        <w:t>’</w:t>
      </w:r>
      <w:r>
        <w:rPr>
          <w:rStyle w:val="None"/>
          <w:sz w:val="16"/>
          <w:szCs w:val="16"/>
          <w:rtl w:val="0"/>
          <w:lang w:val="en-US"/>
        </w:rPr>
        <w:t>s, serving as an artifact of the bubbling culture. The music genre laid the foundation for globally known electronic dance music originating from Dutch soil, such as Tiesto</w:t>
      </w:r>
      <w:del w:id="428" w:date="2026-05-30T21:38:06Z" w:author="Editor">
        <w:r>
          <w:rPr>
            <w:rStyle w:val="None"/>
            <w:sz w:val="16"/>
            <w:szCs w:val="16"/>
            <w:rtl w:val="0"/>
          </w:rPr>
          <w:delText xml:space="preserve">  </w:delText>
        </w:r>
      </w:del>
      <w:r>
        <w:rPr>
          <w:rStyle w:val="None"/>
          <w:sz w:val="16"/>
          <w:szCs w:val="16"/>
          <w:rtl w:val="0"/>
        </w:rPr>
        <w:t>,</w:t>
      </w:r>
      <w:ins w:id="429" w:date="2026-05-30T21:38:01Z" w:author="Editor">
        <w:r>
          <w:rPr>
            <w:rStyle w:val="None"/>
            <w:sz w:val="16"/>
            <w:szCs w:val="16"/>
            <w:rtl w:val="0"/>
            <w:lang w:val="en-US"/>
          </w:rPr>
          <w:t xml:space="preserve"> </w:t>
        </w:r>
      </w:ins>
      <w:r>
        <w:rPr>
          <w:rStyle w:val="None"/>
          <w:sz w:val="16"/>
          <w:szCs w:val="16"/>
          <w:rtl w:val="0"/>
          <w:lang w:val="en-US"/>
        </w:rPr>
        <w:t xml:space="preserve">Hardwell, Armin van Buuren and Afrojack. More information on the documentary can be found here: </w:t>
      </w:r>
      <w:r>
        <w:rPr>
          <w:rStyle w:val="Hyperlink.5"/>
        </w:rPr>
        <w:fldChar w:fldCharType="begin" w:fldLock="0"/>
      </w:r>
      <w:r>
        <w:rPr>
          <w:rStyle w:val="Hyperlink.5"/>
        </w:rPr>
        <w:instrText xml:space="preserve"> HYPERLINK "https://npo.nl/npo3/bubbling-bandje-64"</w:instrText>
      </w:r>
      <w:r>
        <w:rPr>
          <w:rStyle w:val="Hyperlink.5"/>
        </w:rPr>
        <w:fldChar w:fldCharType="separate" w:fldLock="0"/>
      </w:r>
      <w:r>
        <w:rPr>
          <w:rStyle w:val="Hyperlink.5"/>
          <w:rtl w:val="0"/>
          <w:lang w:val="it-IT"/>
        </w:rPr>
        <w:t>https://npo.nl/npo3/bubbling-bandje-64</w:t>
      </w:r>
      <w:r>
        <w:rPr/>
        <w:fldChar w:fldCharType="end" w:fldLock="0"/>
      </w:r>
      <w:r>
        <w:rPr>
          <w:rStyle w:val="None"/>
          <w:sz w:val="16"/>
          <w:szCs w:val="16"/>
          <w:rtl w:val="0"/>
        </w:rPr>
        <w:t xml:space="preserve">; </w:t>
      </w:r>
      <w:r>
        <w:rPr>
          <w:rStyle w:val="Hyperlink.5"/>
        </w:rPr>
        <w:fldChar w:fldCharType="begin" w:fldLock="0"/>
      </w:r>
      <w:r>
        <w:rPr>
          <w:rStyle w:val="Hyperlink.5"/>
        </w:rPr>
        <w:instrText xml:space="preserve"> HYPERLINK "https://www.youtube.com/watch?v=N4Q-bLo3QHE&amp;t=4s"</w:instrText>
      </w:r>
      <w:r>
        <w:rPr>
          <w:rStyle w:val="Hyperlink.5"/>
        </w:rPr>
        <w:fldChar w:fldCharType="separate" w:fldLock="0"/>
      </w:r>
      <w:r>
        <w:rPr>
          <w:rStyle w:val="Hyperlink.5"/>
          <w:rtl w:val="0"/>
          <w:lang w:val="en-US"/>
        </w:rPr>
        <w:t>https://www.youtube.com/watch?v=N4Q-bLo3QHE&amp;t=4s</w:t>
      </w:r>
      <w:r>
        <w:rPr/>
        <w:fldChar w:fldCharType="end" w:fldLock="0"/>
      </w:r>
      <w:r>
        <w:rPr>
          <w:rStyle w:val="None"/>
          <w:sz w:val="16"/>
          <w:szCs w:val="16"/>
          <w:rtl w:val="0"/>
          <w:lang w:val="en-US"/>
        </w:rPr>
        <w:t>, last visited on the 26</w:t>
      </w:r>
      <w:r>
        <w:rPr>
          <w:rStyle w:val="None"/>
          <w:sz w:val="16"/>
          <w:szCs w:val="16"/>
          <w:vertAlign w:val="superscript"/>
          <w:rtl w:val="0"/>
          <w:lang w:val="en-US"/>
        </w:rPr>
        <w:t>th</w:t>
      </w:r>
      <w:r>
        <w:rPr>
          <w:rStyle w:val="None"/>
          <w:sz w:val="16"/>
          <w:szCs w:val="16"/>
          <w:rtl w:val="0"/>
          <w:lang w:val="en-US"/>
        </w:rPr>
        <w:t xml:space="preserve"> of January 2025</w:t>
      </w:r>
    </w:p>
  </w:footnote>
  <w:footnote w:id="31">
    <w:p>
      <w:pPr>
        <w:pStyle w:val="Body"/>
      </w:pPr>
      <w:r>
        <w:rPr>
          <w:rStyle w:val="None"/>
          <w:rFonts w:ascii="Times New Roman" w:cs="Times New Roman" w:hAnsi="Times New Roman" w:eastAsia="Times New Roman"/>
          <w:vertAlign w:val="superscript"/>
        </w:rPr>
        <w:footnoteRef/>
      </w:r>
      <w:r>
        <w:rPr>
          <w:rStyle w:val="None"/>
          <w:rtl w:val="0"/>
        </w:rPr>
        <w:t xml:space="preserve"> </w:t>
      </w:r>
      <w:r>
        <w:rPr>
          <w:rStyle w:val="None"/>
          <w:sz w:val="16"/>
          <w:szCs w:val="16"/>
          <w:rtl w:val="0"/>
          <w:lang w:val="de-DE"/>
        </w:rPr>
        <w:t xml:space="preserve">B. Stiegler, </w:t>
      </w:r>
      <w:r>
        <w:rPr>
          <w:rStyle w:val="None"/>
          <w:i w:val="1"/>
          <w:iCs w:val="1"/>
          <w:sz w:val="16"/>
          <w:szCs w:val="16"/>
          <w:rtl w:val="0"/>
          <w:lang w:val="en-US"/>
        </w:rPr>
        <w:t>Automatic Society, Volume 1: The Future of Work</w:t>
      </w:r>
      <w:r>
        <w:rPr>
          <w:rStyle w:val="None"/>
          <w:sz w:val="16"/>
          <w:szCs w:val="16"/>
          <w:rtl w:val="0"/>
          <w:lang w:val="en-US"/>
        </w:rPr>
        <w:t>, 1st edition (Cambridge, UK</w:t>
      </w:r>
      <w:r>
        <w:rPr>
          <w:rStyle w:val="None"/>
          <w:sz w:val="16"/>
          <w:szCs w:val="16"/>
          <w:rtl w:val="0"/>
          <w:lang w:val="fr-FR"/>
        </w:rPr>
        <w:t> </w:t>
      </w:r>
      <w:r>
        <w:rPr>
          <w:rStyle w:val="None"/>
          <w:sz w:val="16"/>
          <w:szCs w:val="16"/>
          <w:rtl w:val="0"/>
          <w:lang w:val="en-US"/>
        </w:rPr>
        <w:t>; Malden, MA: Polity, 2016).</w:t>
      </w:r>
    </w:p>
  </w:footnote>
  <w:footnote w:id="32">
    <w:p>
      <w:pPr>
        <w:pStyle w:val="Body"/>
      </w:pPr>
      <w:r>
        <w:rPr>
          <w:rStyle w:val="None"/>
          <w:rFonts w:ascii="Arial" w:cs="Arial" w:hAnsi="Arial" w:eastAsia="Arial"/>
          <w:sz w:val="22"/>
          <w:szCs w:val="22"/>
          <w:vertAlign w:val="superscript"/>
        </w:rPr>
        <w:footnoteRef/>
      </w:r>
      <w:r>
        <w:rPr>
          <w:rStyle w:val="None"/>
          <w:sz w:val="16"/>
          <w:szCs w:val="16"/>
          <w:rtl w:val="0"/>
        </w:rPr>
        <w:t xml:space="preserve"> R</w:t>
      </w:r>
      <w:r>
        <w:rPr>
          <w:rStyle w:val="None"/>
          <w:sz w:val="16"/>
          <w:szCs w:val="16"/>
          <w:rtl w:val="0"/>
          <w:lang w:val="sv-SE"/>
        </w:rPr>
        <w:t>ö</w:t>
      </w:r>
      <w:r>
        <w:rPr>
          <w:rStyle w:val="None"/>
          <w:sz w:val="16"/>
          <w:szCs w:val="16"/>
          <w:rtl w:val="0"/>
          <w:lang w:val="en-US"/>
        </w:rPr>
        <w:t xml:space="preserve">mer, L. Rituals of Mourning and the Poetics of Papiamentu Talk Radio, 2024, In </w:t>
      </w:r>
      <w:r>
        <w:rPr>
          <w:rStyle w:val="None"/>
          <w:i w:val="1"/>
          <w:iCs w:val="1"/>
          <w:sz w:val="16"/>
          <w:szCs w:val="16"/>
          <w:rtl w:val="0"/>
          <w:lang w:val="en-US"/>
        </w:rPr>
        <w:t>The Oxford Handbook of Ritual Language</w:t>
      </w:r>
      <w:r>
        <w:rPr>
          <w:rStyle w:val="None"/>
          <w:sz w:val="16"/>
          <w:szCs w:val="16"/>
          <w:rtl w:val="0"/>
          <w:lang w:val="en-US"/>
        </w:rPr>
        <w:t>, edited by D. Tav</w:t>
      </w:r>
      <w:r>
        <w:rPr>
          <w:rStyle w:val="None"/>
          <w:sz w:val="16"/>
          <w:szCs w:val="16"/>
          <w:rtl w:val="0"/>
        </w:rPr>
        <w:t>á</w:t>
      </w:r>
      <w:r>
        <w:rPr>
          <w:rStyle w:val="None"/>
          <w:sz w:val="16"/>
          <w:szCs w:val="16"/>
          <w:rtl w:val="0"/>
        </w:rPr>
        <w:t xml:space="preserve">rez. </w:t>
      </w:r>
      <w:del w:id="430" w:date="2026-05-30T22:29:30Z" w:author="Editor">
        <w:r>
          <w:rPr>
            <w:rStyle w:val="Hyperlink.1"/>
          </w:rPr>
          <w:fldChar w:fldCharType="begin" w:fldLock="0"/>
        </w:r>
      </w:del>
      <w:del w:id="431" w:date="2026-05-30T22:29:30Z" w:author="Editor">
        <w:r>
          <w:rPr>
            <w:rStyle w:val="Hyperlink.1"/>
          </w:rPr>
          <w:delInstrText xml:space="preserve"> HYPERLINK "https://academic.oup.com/edited-volume/59477/chapter/501389067"</w:delInstrText>
        </w:r>
      </w:del>
      <w:del w:id="432" w:date="2026-05-30T22:29:30Z" w:author="Editor">
        <w:r>
          <w:rPr>
            <w:rStyle w:val="Hyperlink.1"/>
          </w:rPr>
          <w:fldChar w:fldCharType="separate" w:fldLock="0"/>
        </w:r>
      </w:del>
      <w:del w:id="433" w:date="2026-05-30T22:29:30Z" w:author="Editor">
        <w:r>
          <w:rPr>
            <w:rStyle w:val="Hyperlink.1"/>
            <w:rtl w:val="0"/>
            <w:lang w:val="en-US"/>
          </w:rPr>
          <w:delText>https://academic.oup.com/edited-volume/59477/chapter/501389067</w:delText>
        </w:r>
      </w:del>
      <w:del w:id="434" w:date="2026-05-30T22:29:30Z" w:author="Editor">
        <w:r>
          <w:rPr/>
          <w:fldChar w:fldCharType="end" w:fldLock="0"/>
        </w:r>
      </w:del>
      <w:ins w:id="435" w:date="2026-05-30T22:29:33Z" w:author="Editor">
        <w:r>
          <w:rPr>
            <w:rStyle w:val="None"/>
            <w:sz w:val="16"/>
            <w:szCs w:val="16"/>
            <w:rtl w:val="0"/>
            <w:lang w:val="en-US"/>
          </w:rPr>
          <w:t>https://doi.org/10.1093/oxfordhb/9780192868091.013.27</w:t>
        </w:r>
      </w:ins>
      <w:r>
        <w:rPr>
          <w:rStyle w:val="None"/>
          <w:sz w:val="16"/>
          <w:szCs w:val="16"/>
          <w:rtl w:val="0"/>
        </w:rPr>
        <w:t>.</w:t>
      </w:r>
    </w:p>
  </w:footnote>
  <w:footnote w:id="33">
    <w:p>
      <w:pPr>
        <w:pStyle w:val="Body"/>
      </w:pPr>
      <w:r>
        <w:rPr>
          <w:rStyle w:val="None"/>
          <w:rFonts w:ascii="Times New Roman" w:cs="Times New Roman" w:hAnsi="Times New Roman" w:eastAsia="Times New Roman"/>
          <w:vertAlign w:val="superscript"/>
        </w:rPr>
        <w:footnoteRef/>
      </w:r>
      <w:r>
        <w:rPr>
          <w:rStyle w:val="None"/>
          <w:sz w:val="16"/>
          <w:szCs w:val="16"/>
          <w:rtl w:val="0"/>
          <w:lang w:val="es-ES_tradnl"/>
        </w:rPr>
        <w:t xml:space="preserve"> A.A. Jones, </w:t>
      </w:r>
      <w:r>
        <w:rPr>
          <w:rStyle w:val="None"/>
          <w:i w:val="1"/>
          <w:iCs w:val="1"/>
          <w:sz w:val="16"/>
          <w:szCs w:val="16"/>
          <w:rtl w:val="0"/>
          <w:lang w:val="en-US"/>
        </w:rPr>
        <w:t>Identity via Papiamentu: From Marginalization to Language of Instruction</w:t>
      </w:r>
      <w:r>
        <w:rPr>
          <w:rStyle w:val="None"/>
          <w:sz w:val="16"/>
          <w:szCs w:val="16"/>
          <w:rtl w:val="0"/>
        </w:rPr>
        <w:t xml:space="preserve">. 2016, </w:t>
      </w:r>
      <w:del w:id="436" w:date="2026-05-30T22:32:17Z" w:author="Editor">
        <w:r>
          <w:rPr>
            <w:rStyle w:val="None"/>
            <w:sz w:val="16"/>
            <w:szCs w:val="16"/>
            <w:rtl w:val="0"/>
          </w:rPr>
          <w:delText>DOI: 10.13140/RG.2.1.3774.7441</w:delText>
        </w:r>
      </w:del>
      <w:ins w:id="437" w:date="2026-05-30T22:32:17Z" w:author="Editor">
        <w:r>
          <w:rPr>
            <w:rStyle w:val="None"/>
            <w:sz w:val="16"/>
            <w:szCs w:val="16"/>
            <w:rtl w:val="0"/>
            <w:lang w:val="en-US"/>
          </w:rPr>
          <w:t>https://doi.org/10.13140/RG.2.1.3774.7441</w:t>
        </w:r>
      </w:ins>
      <w:r>
        <w:rPr>
          <w:rStyle w:val="None"/>
          <w:sz w:val="16"/>
          <w:szCs w:val="16"/>
          <w:rtl w:val="0"/>
        </w:rPr>
        <w:t xml:space="preserve">. </w:t>
      </w:r>
    </w:p>
  </w:footnote>
  <w:footnote w:id="34">
    <w:p>
      <w:pPr>
        <w:pStyle w:val="Body"/>
      </w:pPr>
      <w:r>
        <w:rPr>
          <w:rStyle w:val="None"/>
          <w:rFonts w:ascii="Times New Roman" w:cs="Times New Roman" w:hAnsi="Times New Roman" w:eastAsia="Times New Roman"/>
          <w:vertAlign w:val="superscript"/>
        </w:rPr>
        <w:footnoteRef/>
      </w:r>
      <w:r>
        <w:rPr>
          <w:rStyle w:val="None"/>
          <w:sz w:val="16"/>
          <w:szCs w:val="16"/>
          <w:rtl w:val="0"/>
          <w:lang w:val="nl-NL"/>
        </w:rPr>
        <w:t xml:space="preserve"> Severing and Weijer, </w:t>
      </w:r>
      <w:r>
        <w:rPr>
          <w:rStyle w:val="None"/>
          <w:sz w:val="16"/>
          <w:szCs w:val="16"/>
          <w:rtl w:val="1"/>
          <w:lang w:val="ar-SA" w:bidi="ar-SA"/>
        </w:rPr>
        <w:t>“</w:t>
      </w:r>
      <w:r>
        <w:rPr>
          <w:rStyle w:val="None"/>
          <w:sz w:val="16"/>
          <w:szCs w:val="16"/>
          <w:rtl w:val="0"/>
          <w:lang w:val="en-US"/>
        </w:rPr>
        <w:t>Gaining Perspective on Papiamentu: Milestones and Achievements.</w:t>
      </w:r>
      <w:r>
        <w:rPr>
          <w:rStyle w:val="None"/>
          <w:sz w:val="16"/>
          <w:szCs w:val="16"/>
          <w:rtl w:val="0"/>
        </w:rPr>
        <w:t>”</w:t>
      </w:r>
    </w:p>
  </w:footnote>
  <w:footnote w:id="35">
    <w:p>
      <w:pPr>
        <w:pStyle w:val="Body"/>
      </w:pPr>
      <w:r>
        <w:rPr>
          <w:rStyle w:val="None"/>
          <w:rFonts w:ascii="Times New Roman" w:cs="Times New Roman" w:hAnsi="Times New Roman" w:eastAsia="Times New Roman"/>
          <w:vertAlign w:val="superscript"/>
        </w:rPr>
        <w:footnoteRef/>
      </w:r>
      <w:r>
        <w:rPr>
          <w:rStyle w:val="None"/>
          <w:sz w:val="16"/>
          <w:szCs w:val="16"/>
          <w:rtl w:val="0"/>
          <w:lang w:val="en-US"/>
        </w:rPr>
        <w:t xml:space="preserve"> C. Mair, The Digital Diffusion of Pidgin/Creoles: Langwij, Kolcha, Media and Large Language Models, John Benjamins, 2025, </w:t>
      </w:r>
      <w:del w:id="438" w:date="2026-05-30T21:54:27Z" w:author="Editor">
        <w:r>
          <w:rPr>
            <w:rStyle w:val="None"/>
            <w:sz w:val="16"/>
            <w:szCs w:val="16"/>
            <w:rtl w:val="0"/>
            <w:lang w:val="en-US"/>
          </w:rPr>
          <w:delText>https://www.jbe-platform.com/content/journals/10.1075/jpcl.24025.mai.</w:delText>
        </w:r>
      </w:del>
      <w:ins w:id="439" w:date="2026-05-30T21:54:27Z" w:author="Editor">
        <w:r>
          <w:rPr>
            <w:rStyle w:val="None"/>
            <w:sz w:val="16"/>
            <w:szCs w:val="16"/>
            <w:rtl w:val="0"/>
            <w:lang w:val="en-US"/>
          </w:rPr>
          <w:t>https://doi.org/10.1075/jpcl.24025.mai</w:t>
        </w:r>
      </w:ins>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right"/>
      <w:rPr>
        <w:b w:val="1"/>
        <w:bCs w:val="1"/>
        <w:i w:val="1"/>
        <w:iCs w:val="1"/>
        <w:outline w:val="0"/>
        <w:color w:val="cc0000"/>
        <w:u w:color="cc0000"/>
        <w14:textFill>
          <w14:solidFill>
            <w14:srgbClr w14:val="CC0000"/>
          </w14:solidFill>
        </w14:textFill>
      </w:rPr>
    </w:pPr>
    <w:r>
      <w:rPr>
        <w:b w:val="1"/>
        <w:bCs w:val="1"/>
        <w:i w:val="1"/>
        <w:iCs w:val="1"/>
        <w:outline w:val="0"/>
        <w:color w:val="cc0000"/>
        <w:u w:color="cc0000"/>
        <w:rtl w:val="0"/>
        <w:lang w:val="fr-FR"/>
        <w14:textFill>
          <w14:solidFill>
            <w14:srgbClr w14:val="CC0000"/>
          </w14:solidFill>
        </w14:textFill>
      </w:rPr>
      <w:t>archipelagos journal</w:t>
    </w:r>
  </w:p>
  <w:p>
    <w:pPr>
      <w:pStyle w:val="Body"/>
      <w:jc w:val="right"/>
      <w:rPr>
        <w:b w:val="1"/>
        <w:bCs w:val="1"/>
        <w:i w:val="1"/>
        <w:iCs w:val="1"/>
        <w:outline w:val="0"/>
        <w:color w:val="cc0000"/>
        <w:u w:color="cc0000"/>
        <w14:textFill>
          <w14:solidFill>
            <w14:srgbClr w14:val="CC0000"/>
          </w14:solidFill>
        </w14:textFill>
      </w:rPr>
    </w:pPr>
    <w:r>
      <w:rPr>
        <w:b w:val="1"/>
        <w:bCs w:val="1"/>
        <w:i w:val="1"/>
        <w:iCs w:val="1"/>
        <w:outline w:val="0"/>
        <w:color w:val="cc0000"/>
        <w:u w:color="cc0000"/>
        <w:rtl w:val="0"/>
        <w14:textFill>
          <w14:solidFill>
            <w14:srgbClr w14:val="CC0000"/>
          </w14:solidFill>
        </w14:textFill>
      </w:rPr>
      <w:t>1z0801</w:t>
    </w:r>
  </w:p>
  <w:p>
    <w:pPr>
      <w:pStyle w:val="Body"/>
      <w:jc w:val="right"/>
      <w:rPr>
        <w:outline w:val="0"/>
        <w:color w:val="cc0000"/>
        <w:u w:color="cc0000"/>
        <w14:textFill>
          <w14:solidFill>
            <w14:srgbClr w14:val="CC0000"/>
          </w14:solidFill>
        </w14:textFill>
      </w:rPr>
    </w:pPr>
    <w:r>
      <w:rPr>
        <w:b w:val="1"/>
        <w:bCs w:val="1"/>
        <w:i w:val="1"/>
        <w:iCs w:val="1"/>
        <w:outline w:val="0"/>
        <w:color w:val="cc0000"/>
        <w:u w:color="cc0000"/>
        <w:rtl w:val="0"/>
        <w:lang w:val="es-ES_tradnl"/>
        <w14:textFill>
          <w14:solidFill>
            <w14:srgbClr w14:val="CC0000"/>
          </w14:solidFill>
        </w14:textFill>
      </w:rPr>
      <w:t>GOILO</w:t>
    </w:r>
  </w:p>
  <w:p>
    <w:pPr>
      <w:pStyle w:val="Body"/>
      <w:jc w:val="right"/>
      <w:rPr>
        <w:outline w:val="0"/>
        <w:color w:val="cc0000"/>
        <w:u w:color="cc0000"/>
        <w14:textFill>
          <w14:solidFill>
            <w14:srgbClr w14:val="CC0000"/>
          </w14:solidFill>
        </w14:textFill>
      </w:rPr>
    </w:pPr>
    <w:r>
      <w:rPr>
        <w:outline w:val="0"/>
        <w:color w:val="cc0000"/>
        <w:u w:color="cc0000"/>
        <w:rtl w:val="0"/>
        <w:lang w:val="en-US"/>
        <w14:textFill>
          <w14:solidFill>
            <w14:srgbClr w14:val="CC0000"/>
          </w14:solidFill>
        </w14:textFill>
      </w:rPr>
      <w:t>peer-reviewed manuscript</w:t>
    </w:r>
  </w:p>
  <w:p>
    <w:pPr>
      <w:pStyle w:val="Body"/>
      <w:jc w:val="right"/>
    </w:pPr>
    <w:r>
      <w:rPr>
        <w:outline w:val="0"/>
        <w:color w:val="cc0000"/>
        <w:u w:color="cc0000"/>
        <w:rtl w:val="0"/>
        <w:lang w:val="en-US"/>
        <w14:textFill>
          <w14:solidFill>
            <w14:srgbClr w14:val="CC0000"/>
          </w14:solidFill>
        </w14:textFill>
      </w:rPr>
      <w:t xml:space="preserve">for editor review only  </w:t>
      <w:tab/>
      <w:t xml:space="preserve"> </w:t>
      <w:tab/>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4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4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4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40" w:after="0" w:line="240" w:lineRule="auto"/>
      <w:ind w:left="0" w:right="0" w:firstLine="0"/>
      <w:jc w:val="left"/>
      <w:outlineLvl w:val="1"/>
    </w:pPr>
    <w:rPr>
      <w:rFonts w:ascii="Calibri" w:cs="Arial Unicode MS" w:hAnsi="Calibri" w:eastAsia="Arial Unicode MS"/>
      <w:b w:val="0"/>
      <w:bCs w:val="0"/>
      <w:i w:val="0"/>
      <w:iCs w:val="0"/>
      <w:caps w:val="0"/>
      <w:smallCaps w:val="0"/>
      <w:strike w:val="0"/>
      <w:dstrike w:val="0"/>
      <w:outline w:val="0"/>
      <w:color w:val="2f5496"/>
      <w:spacing w:val="0"/>
      <w:kern w:val="0"/>
      <w:position w:val="0"/>
      <w:sz w:val="26"/>
      <w:szCs w:val="26"/>
      <w:u w:val="none" w:color="2f5496"/>
      <w:shd w:val="nil" w:color="auto" w:fill="auto"/>
      <w:vertAlign w:val="baseline"/>
      <w:lang w:val="fr-FR"/>
      <w14:textOutline>
        <w14:noFill/>
      </w14:textOutline>
      <w14:textFill>
        <w14:solidFill>
          <w14:srgbClr w14:val="2F5496"/>
        </w14:solidFill>
      </w14:textFill>
    </w:rPr>
  </w:style>
  <w:style w:type="character" w:styleId="None">
    <w:name w:val="None"/>
  </w:style>
  <w:style w:type="character" w:styleId="Hyperlink.0">
    <w:name w:val="Hyperlink.0"/>
    <w:basedOn w:val="None"/>
    <w:next w:val="Hyperlink.0"/>
    <w:rPr>
      <w:outline w:val="0"/>
      <w:color w:val="1155cc"/>
      <w:sz w:val="16"/>
      <w:szCs w:val="16"/>
      <w:u w:val="single" w:color="1155cc"/>
      <w:shd w:val="clear" w:color="auto" w:fill="ffffff"/>
      <w14:textFill>
        <w14:solidFill>
          <w14:srgbClr w14:val="1155CC"/>
        </w14:solidFill>
      </w14:textFill>
    </w:rPr>
  </w:style>
  <w:style w:type="numbering" w:styleId="Imported Style 1">
    <w:name w:val="Imported Style 1"/>
    <w:pPr>
      <w:numPr>
        <w:numId w:val="1"/>
      </w:numPr>
    </w:pPr>
  </w:style>
  <w:style w:type="character" w:styleId="Hyperlink.1">
    <w:name w:val="Hyperlink.1"/>
    <w:basedOn w:val="None"/>
    <w:next w:val="Hyperlink.1"/>
    <w:rPr>
      <w:outline w:val="0"/>
      <w:color w:val="1155cc"/>
      <w:sz w:val="16"/>
      <w:szCs w:val="16"/>
      <w:u w:val="single" w:color="1155cc"/>
      <w14:textFill>
        <w14:solidFill>
          <w14:srgbClr w14:val="1155CC"/>
        </w14:solidFill>
      </w14:textFill>
    </w:rPr>
  </w:style>
  <w:style w:type="character" w:styleId="Hyperlink.2">
    <w:name w:val="Hyperlink.2"/>
    <w:basedOn w:val="None"/>
    <w:next w:val="Hyperlink.2"/>
    <w:rPr>
      <w:rFonts w:ascii="Calibri" w:cs="Calibri" w:hAnsi="Calibri" w:eastAsia="Calibri"/>
      <w:caps w:val="0"/>
      <w:smallCaps w:val="0"/>
      <w:strike w:val="0"/>
      <w:dstrike w:val="0"/>
      <w:outline w:val="0"/>
      <w:color w:val="0000ff"/>
      <w:sz w:val="16"/>
      <w:szCs w:val="16"/>
      <w:u w:val="single" w:color="0000ff"/>
      <w:shd w:val="nil" w:color="auto" w:fill="auto"/>
      <w:vertAlign w:val="baseline"/>
      <w14:textFill>
        <w14:solidFill>
          <w14:srgbClr w14:val="0000FF"/>
        </w14:solidFill>
      </w14:textFill>
    </w:rPr>
  </w:style>
  <w:style w:type="character" w:styleId="Hyperlink.3">
    <w:name w:val="Hyperlink.3"/>
    <w:basedOn w:val="None"/>
    <w:next w:val="Hyperlink.3"/>
    <w:rPr>
      <w:rFonts w:ascii="Times New Roman" w:cs="Times New Roman" w:hAnsi="Times New Roman" w:eastAsia="Times New Roman"/>
      <w:outline w:val="0"/>
      <w:color w:val="0000ff"/>
      <w:u w:val="single" w:color="0000ff"/>
      <w14:textFill>
        <w14:solidFill>
          <w14:srgbClr w14:val="0000FF"/>
        </w14:solidFill>
      </w14:textFill>
    </w:rPr>
  </w:style>
  <w:style w:type="character" w:styleId="Hyperlink.4">
    <w:name w:val="Hyperlink.4"/>
    <w:basedOn w:val="None"/>
    <w:next w:val="Hyperlink.4"/>
    <w:rPr>
      <w:rFonts w:ascii="Times New Roman" w:cs="Times New Roman" w:hAnsi="Times New Roman" w:eastAsia="Times New Roman"/>
      <w:i w:val="1"/>
      <w:iCs w:val="1"/>
      <w:outline w:val="0"/>
      <w:color w:val="0000ff"/>
      <w:u w:val="single" w:color="0000ff"/>
      <w14:textFill>
        <w14:solidFill>
          <w14:srgbClr w14:val="0000FF"/>
        </w14:solidFill>
      </w14:textFill>
    </w:rPr>
  </w:style>
  <w:style w:type="character" w:styleId="Hyperlink.5">
    <w:name w:val="Hyperlink.5"/>
    <w:basedOn w:val="None"/>
    <w:next w:val="Hyperlink.5"/>
    <w:rPr>
      <w:outline w:val="0"/>
      <w:color w:val="0000ff"/>
      <w:sz w:val="16"/>
      <w:szCs w:val="16"/>
      <w:u w:val="single" w:color="0000ff"/>
      <w14:textFill>
        <w14:solidFill>
          <w14:srgbClr w14:val="0000FF"/>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80" w:after="80" w:line="240" w:lineRule="auto"/>
      <w:ind w:left="0" w:right="0" w:firstLine="0"/>
      <w:jc w:val="left"/>
      <w:outlineLvl w:val="2"/>
    </w:pPr>
    <w:rPr>
      <w:rFonts w:ascii="Calibri" w:cs="Calibri" w:hAnsi="Calibri" w:eastAsia="Calibri"/>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 w:type="character" w:styleId="Hyperlink.6">
    <w:name w:val="Hyperlink.6"/>
    <w:basedOn w:val="Hyperlink"/>
    <w:next w:val="Hyperlink.6"/>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notes" Target="footnotes.xml"/><Relationship Id="rId17" Type="http://schemas.openxmlformats.org/officeDocument/2006/relationships/numbering" Target="numbering.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